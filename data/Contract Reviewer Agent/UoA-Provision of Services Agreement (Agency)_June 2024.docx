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33229" w14:textId="09C2EF82" w:rsidR="00555617" w:rsidRPr="00B61610" w:rsidRDefault="000421F6" w:rsidP="00687ABB">
      <w:pPr>
        <w:pStyle w:val="Title"/>
      </w:pPr>
      <w:r>
        <w:t xml:space="preserve">Provision of </w:t>
      </w:r>
      <w:r w:rsidR="00665C0D">
        <w:t xml:space="preserve">SERVICES </w:t>
      </w:r>
      <w:r w:rsidR="00555617">
        <w:t>AGREEMENT</w:t>
      </w:r>
    </w:p>
    <w:p w14:paraId="5B90F334" w14:textId="0360017F" w:rsidR="00676FA4" w:rsidRDefault="00676FA4" w:rsidP="002A72F8">
      <w:pPr>
        <w:pStyle w:val="Heading1"/>
      </w:pPr>
      <w:bookmarkStart w:id="0" w:name="Parties"/>
      <w:bookmarkEnd w:id="0"/>
      <w:r w:rsidRPr="002A72F8">
        <w:t>PARTIES</w:t>
      </w:r>
    </w:p>
    <w:p w14:paraId="39FF1689" w14:textId="77777777" w:rsidR="00676FA4" w:rsidRPr="00751687" w:rsidRDefault="325649A2" w:rsidP="7CB60FA6">
      <w:pPr>
        <w:pStyle w:val="Parties"/>
      </w:pPr>
      <w:r w:rsidRPr="7CB60FA6">
        <w:t xml:space="preserve">The </w:t>
      </w:r>
      <w:r w:rsidRPr="7CB60FA6">
        <w:rPr>
          <w:b/>
          <w:bCs/>
        </w:rPr>
        <w:t>UNIVERSITY OF AUCKLAND</w:t>
      </w:r>
      <w:r w:rsidRPr="7CB60FA6">
        <w:t>, a university constituted under the University of Auckland Act 1961 and a tertiary education provider under the Education and Training Act 2020, of 22 Princes Street, Auckland, New Zealand (</w:t>
      </w:r>
      <w:r w:rsidRPr="7CB60FA6">
        <w:rPr>
          <w:b/>
          <w:bCs/>
        </w:rPr>
        <w:t>University</w:t>
      </w:r>
      <w:r w:rsidRPr="7CB60FA6">
        <w:t>)</w:t>
      </w:r>
    </w:p>
    <w:p w14:paraId="0A104696" w14:textId="252B5967" w:rsidR="00676FA4" w:rsidRPr="00F52130" w:rsidRDefault="08568A3F" w:rsidP="7CB60FA6">
      <w:pPr>
        <w:pStyle w:val="Parties"/>
      </w:pPr>
      <w:r>
        <w:t>[</w:t>
      </w:r>
      <w:r w:rsidRPr="0785C2C2">
        <w:rPr>
          <w:highlight w:val="yellow"/>
        </w:rPr>
        <w:t>Insert</w:t>
      </w:r>
      <w:r>
        <w:t>]</w:t>
      </w:r>
      <w:r w:rsidR="73431104" w:rsidRPr="0785C2C2">
        <w:t xml:space="preserve"> </w:t>
      </w:r>
      <w:r w:rsidR="7153FB8B" w:rsidRPr="0785C2C2">
        <w:t>(</w:t>
      </w:r>
      <w:r w:rsidR="5B684BF4" w:rsidRPr="0785C2C2">
        <w:rPr>
          <w:b/>
          <w:bCs/>
        </w:rPr>
        <w:t>Client</w:t>
      </w:r>
      <w:r w:rsidR="7153FB8B" w:rsidRPr="0785C2C2">
        <w:t>)</w:t>
      </w:r>
    </w:p>
    <w:p w14:paraId="48386FB4" w14:textId="41FDAC0D" w:rsidR="003F2CC2" w:rsidRDefault="00591737" w:rsidP="00081A19">
      <w:pPr>
        <w:pStyle w:val="Heading1"/>
      </w:pPr>
      <w:r w:rsidRPr="00081A19">
        <w:t>INTRODUCTION</w:t>
      </w:r>
    </w:p>
    <w:p w14:paraId="7F491029" w14:textId="77062894" w:rsidR="006C6808" w:rsidRPr="00CA7601" w:rsidRDefault="006C6808" w:rsidP="00CA7601">
      <w:pPr>
        <w:pStyle w:val="ListIntroduction"/>
      </w:pPr>
      <w:r w:rsidRPr="00CA7601">
        <w:t xml:space="preserve">The University is a provider of </w:t>
      </w:r>
      <w:r w:rsidR="00E35DEA">
        <w:t xml:space="preserve">professional </w:t>
      </w:r>
      <w:r w:rsidRPr="00CA7601">
        <w:t xml:space="preserve">services. </w:t>
      </w:r>
    </w:p>
    <w:p w14:paraId="30FDDE8B" w14:textId="641C9743" w:rsidR="006C6808" w:rsidRPr="00CA7601" w:rsidRDefault="006C6808" w:rsidP="00CA7601">
      <w:pPr>
        <w:pStyle w:val="ListIntroduction"/>
      </w:pPr>
      <w:r w:rsidRPr="00CA7601">
        <w:t xml:space="preserve">The Client wishes to engage the University to provide certain </w:t>
      </w:r>
      <w:r w:rsidR="00E35DEA">
        <w:t>professional</w:t>
      </w:r>
      <w:r w:rsidRPr="00CA7601">
        <w:t xml:space="preserve"> services.</w:t>
      </w:r>
    </w:p>
    <w:p w14:paraId="4CC87C80" w14:textId="77777777" w:rsidR="00555617" w:rsidRPr="00B61610" w:rsidRDefault="00555617" w:rsidP="00EA09EE">
      <w:pPr>
        <w:pStyle w:val="Heading1"/>
      </w:pPr>
      <w:r w:rsidRPr="00EA09EE">
        <w:t>AGREEMENT</w:t>
      </w:r>
    </w:p>
    <w:p w14:paraId="425D0833" w14:textId="4F606EEA" w:rsidR="00555617" w:rsidRPr="00B61610" w:rsidRDefault="00555617" w:rsidP="005F3533">
      <w:r w:rsidRPr="00B61610">
        <w:t>The Client engages the University to provide, and the University agrees to provide, the Services on the terms and conditions of this Agreement.</w:t>
      </w:r>
    </w:p>
    <w:p w14:paraId="3CB05E87" w14:textId="0A696C53" w:rsidR="00850640" w:rsidRPr="007666F8" w:rsidRDefault="00591737" w:rsidP="000670C8">
      <w:pPr>
        <w:pStyle w:val="Heading1"/>
      </w:pPr>
      <w:r w:rsidRPr="007666F8">
        <w:t xml:space="preserve">CONTRACT </w:t>
      </w:r>
      <w:r w:rsidRPr="000670C8">
        <w:t>DETAILS</w:t>
      </w:r>
    </w:p>
    <w:tbl>
      <w:tblPr>
        <w:tblStyle w:val="ContractDetailsTable"/>
        <w:tblW w:w="9638" w:type="dxa"/>
        <w:tblLayout w:type="fixed"/>
        <w:tblLook w:val="04A0" w:firstRow="1" w:lastRow="0" w:firstColumn="1" w:lastColumn="0" w:noHBand="0" w:noVBand="1"/>
      </w:tblPr>
      <w:tblGrid>
        <w:gridCol w:w="2551"/>
        <w:gridCol w:w="7087"/>
      </w:tblGrid>
      <w:tr w:rsidR="007C71FF" w14:paraId="7AE4D904" w14:textId="77777777" w:rsidTr="0785C2C2">
        <w:tc>
          <w:tcPr>
            <w:tcW w:w="2551" w:type="dxa"/>
          </w:tcPr>
          <w:p w14:paraId="552737A9" w14:textId="0F7A4E0A" w:rsidR="007C71FF" w:rsidRPr="0039768C" w:rsidRDefault="007C71FF" w:rsidP="00E43A94">
            <w:pPr>
              <w:pStyle w:val="Tabletextbold"/>
            </w:pPr>
            <w:r w:rsidRPr="00E43A94">
              <w:t>Services</w:t>
            </w:r>
            <w:r w:rsidRPr="0039768C">
              <w:t xml:space="preserve"> </w:t>
            </w:r>
          </w:p>
        </w:tc>
        <w:tc>
          <w:tcPr>
            <w:tcW w:w="7087" w:type="dxa"/>
          </w:tcPr>
          <w:p w14:paraId="411D97AF" w14:textId="77777777" w:rsidR="007C71FF" w:rsidRDefault="00256D34" w:rsidP="001908B6">
            <w:pPr>
              <w:pStyle w:val="TableText"/>
              <w:rPr>
                <w:ins w:id="1" w:author="Sandra King" w:date="2024-06-14T19:14:00Z" w16du:dateUtc="2024-06-14T07:14:00Z"/>
              </w:rPr>
            </w:pPr>
            <w:r>
              <w:t>The</w:t>
            </w:r>
            <w:r w:rsidR="005B6471">
              <w:t xml:space="preserve"> professional services </w:t>
            </w:r>
            <w:r w:rsidR="00492043">
              <w:t>set out in Schedule 1.</w:t>
            </w:r>
          </w:p>
          <w:p w14:paraId="3072D6C1" w14:textId="1012DB8E" w:rsidR="00C8010C" w:rsidRPr="00B61610" w:rsidRDefault="2185DF5F" w:rsidP="00C8010C">
            <w:pPr>
              <w:pStyle w:val="TableText"/>
            </w:pPr>
            <w:r>
              <w:t>The University’s project reference:</w:t>
            </w:r>
            <w:r w:rsidR="298E69CB">
              <w:t xml:space="preserve"> </w:t>
            </w:r>
            <w:r w:rsidR="0BC3D974">
              <w:t>[</w:t>
            </w:r>
            <w:r w:rsidR="0BC3D974" w:rsidRPr="0785C2C2">
              <w:rPr>
                <w:highlight w:val="yellow"/>
              </w:rPr>
              <w:t>Insert</w:t>
            </w:r>
            <w:r w:rsidR="0BC3D974">
              <w:t>]</w:t>
            </w:r>
          </w:p>
          <w:p w14:paraId="5C8F2755" w14:textId="3D12635D" w:rsidR="00C8010C" w:rsidRPr="007666F8" w:rsidRDefault="36BCE576" w:rsidP="00C8010C">
            <w:pPr>
              <w:pStyle w:val="TableText"/>
            </w:pPr>
            <w:r>
              <w:t>Client’s project reference:</w:t>
            </w:r>
            <w:r w:rsidR="216D75F2">
              <w:t xml:space="preserve"> </w:t>
            </w:r>
            <w:r>
              <w:t>[</w:t>
            </w:r>
            <w:r w:rsidRPr="7CB60FA6">
              <w:rPr>
                <w:highlight w:val="yellow"/>
              </w:rPr>
              <w:t>Insert</w:t>
            </w:r>
            <w:r>
              <w:t>]</w:t>
            </w:r>
          </w:p>
        </w:tc>
      </w:tr>
      <w:tr w:rsidR="007C71FF" w14:paraId="405D1320" w14:textId="77777777" w:rsidTr="0785C2C2">
        <w:tc>
          <w:tcPr>
            <w:tcW w:w="2551" w:type="dxa"/>
          </w:tcPr>
          <w:p w14:paraId="3866794C" w14:textId="3D272D92" w:rsidR="007C71FF" w:rsidRPr="0039768C" w:rsidRDefault="007C71FF" w:rsidP="001908B6">
            <w:pPr>
              <w:pStyle w:val="Tabletextbold"/>
            </w:pPr>
            <w:r w:rsidRPr="0039768C">
              <w:t>Client purchase order number</w:t>
            </w:r>
          </w:p>
        </w:tc>
        <w:tc>
          <w:tcPr>
            <w:tcW w:w="7087" w:type="dxa"/>
          </w:tcPr>
          <w:p w14:paraId="080A03F4" w14:textId="52644A74" w:rsidR="00D21E66" w:rsidRDefault="003118BE" w:rsidP="001908B6">
            <w:pPr>
              <w:pStyle w:val="TableText"/>
            </w:pPr>
            <w:r>
              <w:t>[</w:t>
            </w:r>
            <w:r w:rsidR="00CF3EB7" w:rsidRPr="00CF3EB7">
              <w:rPr>
                <w:highlight w:val="yellow"/>
              </w:rPr>
              <w:t xml:space="preserve">Insert </w:t>
            </w:r>
            <w:r w:rsidR="00917307">
              <w:rPr>
                <w:highlight w:val="yellow"/>
              </w:rPr>
              <w:t xml:space="preserve">Client purchase order number </w:t>
            </w:r>
            <w:r w:rsidR="00CF3EB7" w:rsidRPr="00CF3EB7">
              <w:rPr>
                <w:highlight w:val="yellow"/>
              </w:rPr>
              <w:t>(if applicable)</w:t>
            </w:r>
            <w:r w:rsidR="00D21E66" w:rsidRPr="00456109">
              <w:t>]</w:t>
            </w:r>
          </w:p>
          <w:p w14:paraId="4E48226A" w14:textId="638D85DB" w:rsidR="007C71FF" w:rsidRPr="007666F8" w:rsidRDefault="7C636E92" w:rsidP="7CB60FA6">
            <w:pPr>
              <w:pStyle w:val="TableText"/>
              <w:rPr>
                <w:i/>
                <w:iCs/>
              </w:rPr>
            </w:pPr>
            <w:r w:rsidRPr="7CB60FA6">
              <w:rPr>
                <w:i/>
                <w:iCs/>
              </w:rPr>
              <w:t xml:space="preserve">All purchase orders are to be emailed to </w:t>
            </w:r>
            <w:hyperlink r:id="rId12">
              <w:r w:rsidRPr="7CB60FA6">
                <w:rPr>
                  <w:rStyle w:val="Hyperlink"/>
                  <w:i/>
                  <w:iCs/>
                </w:rPr>
                <w:t>ROC@auckland.ac.nz</w:t>
              </w:r>
            </w:hyperlink>
            <w:r w:rsidR="1ACCE381" w:rsidRPr="7CB60FA6">
              <w:rPr>
                <w:i/>
                <w:iCs/>
              </w:rPr>
              <w:t xml:space="preserve"> </w:t>
            </w:r>
            <w:r w:rsidRPr="7CB60FA6">
              <w:rPr>
                <w:i/>
                <w:iCs/>
              </w:rPr>
              <w:t>.</w:t>
            </w:r>
          </w:p>
        </w:tc>
      </w:tr>
      <w:tr w:rsidR="007C71FF" w14:paraId="60EEC079" w14:textId="77777777" w:rsidTr="0785C2C2">
        <w:tc>
          <w:tcPr>
            <w:tcW w:w="2551" w:type="dxa"/>
          </w:tcPr>
          <w:p w14:paraId="6A6E9C12" w14:textId="53EEC24D" w:rsidR="007C71FF" w:rsidRPr="0039768C" w:rsidRDefault="00082B29" w:rsidP="001908B6">
            <w:pPr>
              <w:pStyle w:val="Tabletextbold"/>
            </w:pPr>
            <w:r>
              <w:t>Start Date</w:t>
            </w:r>
          </w:p>
        </w:tc>
        <w:tc>
          <w:tcPr>
            <w:tcW w:w="7087" w:type="dxa"/>
          </w:tcPr>
          <w:p w14:paraId="3066559A" w14:textId="0368722C" w:rsidR="007C71FF" w:rsidRPr="007666F8" w:rsidRDefault="22751B71" w:rsidP="0785C2C2">
            <w:pPr>
              <w:pStyle w:val="TableText"/>
            </w:pPr>
            <w:r>
              <w:t>[</w:t>
            </w:r>
            <w:r w:rsidRPr="0785C2C2">
              <w:rPr>
                <w:highlight w:val="yellow"/>
              </w:rPr>
              <w:t>Insert</w:t>
            </w:r>
            <w:r>
              <w:t>]</w:t>
            </w:r>
          </w:p>
        </w:tc>
      </w:tr>
      <w:tr w:rsidR="00082B29" w14:paraId="56F9598B" w14:textId="77777777" w:rsidTr="0785C2C2">
        <w:tc>
          <w:tcPr>
            <w:tcW w:w="2551" w:type="dxa"/>
          </w:tcPr>
          <w:p w14:paraId="70FEA1B9" w14:textId="38E96A5D" w:rsidR="00082B29" w:rsidRPr="0039768C" w:rsidDel="00082B29" w:rsidRDefault="00082B29" w:rsidP="001908B6">
            <w:pPr>
              <w:pStyle w:val="Tabletextbold"/>
            </w:pPr>
            <w:r>
              <w:t>End Date</w:t>
            </w:r>
          </w:p>
        </w:tc>
        <w:tc>
          <w:tcPr>
            <w:tcW w:w="7087" w:type="dxa"/>
          </w:tcPr>
          <w:p w14:paraId="738F2E8A" w14:textId="0BCE324B" w:rsidR="00082B29" w:rsidRPr="00082B29" w:rsidDel="00082B29" w:rsidRDefault="00B355BD" w:rsidP="0785C2C2">
            <w:pPr>
              <w:pStyle w:val="TableText"/>
            </w:pPr>
            <w:r>
              <w:t>[</w:t>
            </w:r>
            <w:r w:rsidRPr="0785C2C2">
              <w:rPr>
                <w:highlight w:val="yellow"/>
              </w:rPr>
              <w:t>Insert</w:t>
            </w:r>
            <w:r>
              <w:t>]</w:t>
            </w:r>
          </w:p>
        </w:tc>
      </w:tr>
      <w:tr w:rsidR="007C71FF" w14:paraId="0B9F15F6" w14:textId="77777777" w:rsidTr="0785C2C2">
        <w:tc>
          <w:tcPr>
            <w:tcW w:w="2551" w:type="dxa"/>
          </w:tcPr>
          <w:p w14:paraId="321F76CC" w14:textId="7BD1ABC3" w:rsidR="007C71FF" w:rsidRPr="0039768C" w:rsidRDefault="00B1708F" w:rsidP="001908B6">
            <w:pPr>
              <w:pStyle w:val="Tabletextbold"/>
            </w:pPr>
            <w:r>
              <w:t>Key Individual</w:t>
            </w:r>
          </w:p>
        </w:tc>
        <w:tc>
          <w:tcPr>
            <w:tcW w:w="7087" w:type="dxa"/>
          </w:tcPr>
          <w:p w14:paraId="7C1D5050" w14:textId="01ED2709" w:rsidR="007C71FF" w:rsidRPr="007666F8" w:rsidRDefault="49633DCD" w:rsidP="0785C2C2">
            <w:pPr>
              <w:pStyle w:val="TableText"/>
            </w:pPr>
            <w:r>
              <w:t>[</w:t>
            </w:r>
            <w:r w:rsidRPr="0785C2C2">
              <w:rPr>
                <w:highlight w:val="yellow"/>
              </w:rPr>
              <w:t>Insert</w:t>
            </w:r>
            <w:r>
              <w:t>]</w:t>
            </w:r>
          </w:p>
        </w:tc>
      </w:tr>
      <w:tr w:rsidR="007C71FF" w14:paraId="640905A9" w14:textId="77777777" w:rsidTr="0785C2C2">
        <w:tc>
          <w:tcPr>
            <w:tcW w:w="2551" w:type="dxa"/>
          </w:tcPr>
          <w:p w14:paraId="24C75B5E" w14:textId="053CC541" w:rsidR="007C71FF" w:rsidRPr="0039768C" w:rsidRDefault="007C71FF" w:rsidP="001908B6">
            <w:pPr>
              <w:pStyle w:val="Tabletextbold"/>
            </w:pPr>
            <w:r w:rsidRPr="0039768C">
              <w:t>Client Input</w:t>
            </w:r>
          </w:p>
        </w:tc>
        <w:tc>
          <w:tcPr>
            <w:tcW w:w="7087" w:type="dxa"/>
          </w:tcPr>
          <w:p w14:paraId="436887FA" w14:textId="756D518C" w:rsidR="23AC1C3E" w:rsidRDefault="23AC1C3E" w:rsidP="7CB60FA6">
            <w:pPr>
              <w:pStyle w:val="TableText"/>
            </w:pPr>
            <w:r>
              <w:t>[</w:t>
            </w:r>
            <w:r w:rsidRPr="7CB60FA6">
              <w:rPr>
                <w:highlight w:val="yellow"/>
              </w:rPr>
              <w:t xml:space="preserve">Insert </w:t>
            </w:r>
            <w:r w:rsidR="29E2C122" w:rsidRPr="7CB60FA6">
              <w:rPr>
                <w:highlight w:val="yellow"/>
              </w:rPr>
              <w:t xml:space="preserve">any specific </w:t>
            </w:r>
            <w:r w:rsidRPr="7CB60FA6">
              <w:rPr>
                <w:highlight w:val="yellow"/>
              </w:rPr>
              <w:t>resources, materials</w:t>
            </w:r>
            <w:r w:rsidR="19DE563F" w:rsidRPr="7CB60FA6">
              <w:rPr>
                <w:highlight w:val="yellow"/>
              </w:rPr>
              <w:t xml:space="preserve">, </w:t>
            </w:r>
            <w:r w:rsidR="3C9645B8" w:rsidRPr="7CB60FA6">
              <w:rPr>
                <w:highlight w:val="yellow"/>
              </w:rPr>
              <w:t>site access requirements</w:t>
            </w:r>
            <w:r w:rsidRPr="7CB60FA6">
              <w:rPr>
                <w:highlight w:val="yellow"/>
              </w:rPr>
              <w:t xml:space="preserve"> and other items that the Client is to provide</w:t>
            </w:r>
            <w:r w:rsidR="7DB8FF45" w:rsidRPr="7CB60FA6">
              <w:rPr>
                <w:highlight w:val="yellow"/>
              </w:rPr>
              <w:t xml:space="preserve">, </w:t>
            </w:r>
            <w:proofErr w:type="spellStart"/>
            <w:r w:rsidR="7DB8FF45" w:rsidRPr="7CB60FA6">
              <w:rPr>
                <w:highlight w:val="yellow"/>
              </w:rPr>
              <w:t>e.g</w:t>
            </w:r>
            <w:proofErr w:type="spellEnd"/>
            <w:r w:rsidR="50105204" w:rsidRPr="7CB60FA6">
              <w:rPr>
                <w:highlight w:val="yellow"/>
              </w:rPr>
              <w:t>:</w:t>
            </w:r>
            <w:r>
              <w:t>]</w:t>
            </w:r>
          </w:p>
          <w:tbl>
            <w:tblPr>
              <w:tblStyle w:val="Schedules"/>
              <w:tblW w:w="0" w:type="auto"/>
              <w:tblLayout w:type="fixed"/>
              <w:tblLook w:val="0420" w:firstRow="1" w:lastRow="0" w:firstColumn="0" w:lastColumn="0" w:noHBand="0" w:noVBand="1"/>
            </w:tblPr>
            <w:tblGrid>
              <w:gridCol w:w="4271"/>
              <w:gridCol w:w="2268"/>
            </w:tblGrid>
            <w:tr w:rsidR="00A94FAF" w:rsidRPr="007666F8" w14:paraId="6F3AA954" w14:textId="77777777" w:rsidTr="7CB60FA6">
              <w:trPr>
                <w:cnfStyle w:val="100000000000" w:firstRow="1" w:lastRow="0" w:firstColumn="0" w:lastColumn="0" w:oddVBand="0" w:evenVBand="0" w:oddHBand="0" w:evenHBand="0" w:firstRowFirstColumn="0" w:firstRowLastColumn="0" w:lastRowFirstColumn="0" w:lastRowLastColumn="0"/>
                <w:trHeight w:val="300"/>
              </w:trPr>
              <w:tc>
                <w:tcPr>
                  <w:tcW w:w="4271" w:type="dxa"/>
                </w:tcPr>
                <w:p w14:paraId="560BE328" w14:textId="4019320E" w:rsidR="00A94FAF" w:rsidRPr="007666F8" w:rsidRDefault="000E2D42" w:rsidP="002A763C">
                  <w:pPr>
                    <w:pStyle w:val="TableText"/>
                    <w:keepNext/>
                    <w:rPr>
                      <w:b w:val="0"/>
                    </w:rPr>
                  </w:pPr>
                  <w:r>
                    <w:lastRenderedPageBreak/>
                    <w:t>Input</w:t>
                  </w:r>
                </w:p>
              </w:tc>
              <w:tc>
                <w:tcPr>
                  <w:tcW w:w="2268" w:type="dxa"/>
                </w:tcPr>
                <w:p w14:paraId="21164AA7" w14:textId="77777777" w:rsidR="00A94FAF" w:rsidRPr="007666F8" w:rsidRDefault="00A94FAF" w:rsidP="00A94FAF">
                  <w:pPr>
                    <w:pStyle w:val="TableText"/>
                    <w:rPr>
                      <w:b w:val="0"/>
                    </w:rPr>
                  </w:pPr>
                  <w:r w:rsidRPr="007666F8">
                    <w:t>Due date</w:t>
                  </w:r>
                </w:p>
              </w:tc>
            </w:tr>
            <w:tr w:rsidR="00A94FAF" w:rsidRPr="007666F8" w14:paraId="7F4B13BF" w14:textId="77777777" w:rsidTr="7CB60FA6">
              <w:trPr>
                <w:cnfStyle w:val="000000100000" w:firstRow="0" w:lastRow="0" w:firstColumn="0" w:lastColumn="0" w:oddVBand="0" w:evenVBand="0" w:oddHBand="1" w:evenHBand="0" w:firstRowFirstColumn="0" w:firstRowLastColumn="0" w:lastRowFirstColumn="0" w:lastRowLastColumn="0"/>
                <w:trHeight w:val="300"/>
              </w:trPr>
              <w:tc>
                <w:tcPr>
                  <w:tcW w:w="4271" w:type="dxa"/>
                </w:tcPr>
                <w:p w14:paraId="387EF25A" w14:textId="20D9C51E" w:rsidR="00A94FAF" w:rsidRPr="007666F8" w:rsidRDefault="00A94FAF" w:rsidP="00A94FAF">
                  <w:pPr>
                    <w:pStyle w:val="TableText"/>
                  </w:pPr>
                  <w:r w:rsidRPr="007666F8">
                    <w:t>[</w:t>
                  </w:r>
                  <w:r w:rsidR="001D253C" w:rsidRPr="00AB3E21">
                    <w:rPr>
                      <w:highlight w:val="yellow"/>
                    </w:rPr>
                    <w:t>Insert</w:t>
                  </w:r>
                  <w:r w:rsidRPr="007666F8">
                    <w:t>]</w:t>
                  </w:r>
                </w:p>
              </w:tc>
              <w:tc>
                <w:tcPr>
                  <w:tcW w:w="2268" w:type="dxa"/>
                </w:tcPr>
                <w:p w14:paraId="792443D4" w14:textId="6E4D09B1" w:rsidR="00A94FAF" w:rsidRPr="007666F8" w:rsidRDefault="00A94FAF" w:rsidP="00A94FAF">
                  <w:pPr>
                    <w:pStyle w:val="TableText"/>
                  </w:pPr>
                  <w:r w:rsidRPr="007666F8">
                    <w:t>[</w:t>
                  </w:r>
                  <w:r w:rsidRPr="007666F8">
                    <w:rPr>
                      <w:highlight w:val="yellow"/>
                    </w:rPr>
                    <w:t xml:space="preserve">Insert date by which must be </w:t>
                  </w:r>
                  <w:r w:rsidR="00021F4C" w:rsidRPr="00AB3E21">
                    <w:rPr>
                      <w:highlight w:val="yellow"/>
                    </w:rPr>
                    <w:t>provided</w:t>
                  </w:r>
                  <w:r w:rsidRPr="007666F8">
                    <w:t>]</w:t>
                  </w:r>
                </w:p>
              </w:tc>
            </w:tr>
          </w:tbl>
          <w:p w14:paraId="0F08EA16" w14:textId="798A6E88" w:rsidR="00D62595" w:rsidRPr="007666F8" w:rsidRDefault="00D62595" w:rsidP="001908B6">
            <w:pPr>
              <w:pStyle w:val="TableText"/>
            </w:pPr>
          </w:p>
        </w:tc>
      </w:tr>
      <w:tr w:rsidR="00731399" w14:paraId="0CD8E8F1" w14:textId="77777777" w:rsidTr="0785C2C2">
        <w:tc>
          <w:tcPr>
            <w:tcW w:w="2551" w:type="dxa"/>
          </w:tcPr>
          <w:p w14:paraId="510DB3DA" w14:textId="20AF2CAD" w:rsidR="00731399" w:rsidRPr="0039768C" w:rsidRDefault="00731399" w:rsidP="00731399">
            <w:pPr>
              <w:pStyle w:val="Tabletextbold"/>
            </w:pPr>
            <w:r w:rsidRPr="0039768C">
              <w:lastRenderedPageBreak/>
              <w:t>Contact details for notices</w:t>
            </w:r>
          </w:p>
        </w:tc>
        <w:tc>
          <w:tcPr>
            <w:tcW w:w="7087" w:type="dxa"/>
          </w:tcPr>
          <w:p w14:paraId="7B519BCC" w14:textId="77777777" w:rsidR="00731399" w:rsidRPr="00B61610" w:rsidRDefault="00731399" w:rsidP="00731399">
            <w:pPr>
              <w:pStyle w:val="Tabletextbold"/>
            </w:pPr>
            <w:r w:rsidRPr="00B61610">
              <w:t>University:</w:t>
            </w:r>
          </w:p>
          <w:p w14:paraId="04D2CEBC" w14:textId="523D321B" w:rsidR="00731399" w:rsidRDefault="1AAC2A85" w:rsidP="0785C2C2">
            <w:pPr>
              <w:spacing w:before="0" w:after="0"/>
              <w:ind w:left="2359" w:hanging="2089"/>
              <w:jc w:val="left"/>
            </w:pPr>
            <w:r>
              <w:t>University of Auckland</w:t>
            </w:r>
          </w:p>
          <w:p w14:paraId="2651ABE2" w14:textId="3AA9E956" w:rsidR="00731399" w:rsidRDefault="13B4D744" w:rsidP="0785C2C2">
            <w:pPr>
              <w:spacing w:before="0" w:after="0"/>
              <w:ind w:left="2359" w:hanging="2089"/>
              <w:jc w:val="left"/>
            </w:pPr>
            <w:r>
              <w:t>Physical Address:</w:t>
            </w:r>
            <w:r w:rsidR="00731399">
              <w:tab/>
            </w:r>
            <w:r w:rsidR="42B6F192">
              <w:t>22 Princes</w:t>
            </w:r>
            <w:r>
              <w:t xml:space="preserve"> Street, Auckland 1</w:t>
            </w:r>
            <w:r w:rsidR="1744D23F">
              <w:t>010</w:t>
            </w:r>
            <w:r>
              <w:t>, New Zealand</w:t>
            </w:r>
          </w:p>
          <w:p w14:paraId="263BCFAD" w14:textId="11B2B295" w:rsidR="00731399" w:rsidRPr="00B61610" w:rsidRDefault="13B4D744" w:rsidP="0785C2C2">
            <w:pPr>
              <w:spacing w:before="0" w:after="0"/>
              <w:ind w:left="2359" w:hanging="2089"/>
              <w:jc w:val="left"/>
            </w:pPr>
            <w:r>
              <w:t>Postal Address: Private Bag 92019, Victoria Street West, Auckland 1142, New Zealand</w:t>
            </w:r>
          </w:p>
          <w:p w14:paraId="1E2D23B1" w14:textId="511E017A" w:rsidR="7CB60FA6" w:rsidRDefault="13B4D744" w:rsidP="0785C2C2">
            <w:pPr>
              <w:spacing w:before="0"/>
              <w:ind w:left="2359" w:hanging="2089"/>
              <w:jc w:val="left"/>
            </w:pPr>
            <w:r>
              <w:t>Email:</w:t>
            </w:r>
            <w:r w:rsidR="7CB60FA6">
              <w:tab/>
            </w:r>
            <w:hyperlink r:id="rId13">
              <w:r w:rsidRPr="0785C2C2">
                <w:rPr>
                  <w:rStyle w:val="Hyperlink"/>
                </w:rPr>
                <w:t>contracts@auckland.ac.nz</w:t>
              </w:r>
            </w:hyperlink>
          </w:p>
          <w:p w14:paraId="52A11DB4" w14:textId="77777777" w:rsidR="00731399" w:rsidRPr="00B61610" w:rsidRDefault="00731399" w:rsidP="00731399">
            <w:pPr>
              <w:pStyle w:val="Tabletextbold"/>
            </w:pPr>
            <w:r w:rsidRPr="00B61610">
              <w:t>Client:</w:t>
            </w:r>
          </w:p>
          <w:p w14:paraId="09FD52A4" w14:textId="77777777" w:rsidR="00731399" w:rsidRDefault="00731399" w:rsidP="004D35BA">
            <w:pPr>
              <w:spacing w:before="0" w:after="0"/>
              <w:ind w:left="2359" w:hanging="2075"/>
              <w:jc w:val="left"/>
            </w:pPr>
            <w:r w:rsidRPr="00B61610">
              <w:t>Address:</w:t>
            </w:r>
            <w:r>
              <w:tab/>
            </w:r>
            <w:r w:rsidRPr="00B61610">
              <w:t>[</w:t>
            </w:r>
            <w:r w:rsidRPr="00B51C88">
              <w:rPr>
                <w:highlight w:val="yellow"/>
              </w:rPr>
              <w:t>insert physical and postal addresses</w:t>
            </w:r>
            <w:r w:rsidRPr="00B61610">
              <w:t>]</w:t>
            </w:r>
          </w:p>
          <w:p w14:paraId="6F051130" w14:textId="77777777" w:rsidR="00FD4F26" w:rsidRDefault="00FD4F26" w:rsidP="004D35BA">
            <w:pPr>
              <w:spacing w:before="0" w:after="0"/>
              <w:ind w:left="2359" w:hanging="2075"/>
              <w:jc w:val="left"/>
            </w:pPr>
          </w:p>
          <w:p w14:paraId="15B99D6C" w14:textId="486351D3" w:rsidR="00731399" w:rsidRPr="00B61610" w:rsidRDefault="00731399" w:rsidP="00FD4F26">
            <w:pPr>
              <w:spacing w:before="0" w:after="0"/>
              <w:ind w:left="2359" w:hanging="2075"/>
              <w:jc w:val="left"/>
            </w:pPr>
            <w:r w:rsidRPr="00B61610">
              <w:t>Email:</w:t>
            </w:r>
            <w:r>
              <w:tab/>
            </w:r>
            <w:r w:rsidRPr="00B61610">
              <w:t>[</w:t>
            </w:r>
            <w:r w:rsidRPr="003176C0">
              <w:rPr>
                <w:highlight w:val="yellow"/>
              </w:rPr>
              <w:t>insert</w:t>
            </w:r>
            <w:r w:rsidRPr="00B61610">
              <w:t>]</w:t>
            </w:r>
          </w:p>
        </w:tc>
      </w:tr>
      <w:tr w:rsidR="007979E4" w14:paraId="7BF59973" w14:textId="77777777" w:rsidTr="0785C2C2">
        <w:tc>
          <w:tcPr>
            <w:tcW w:w="2551" w:type="dxa"/>
          </w:tcPr>
          <w:p w14:paraId="554DFE73" w14:textId="73B7B589" w:rsidR="007979E4" w:rsidRPr="0039768C" w:rsidRDefault="007979E4" w:rsidP="007979E4">
            <w:pPr>
              <w:pStyle w:val="Tabletextbold"/>
            </w:pPr>
            <w:r>
              <w:t xml:space="preserve">Other contact details </w:t>
            </w:r>
          </w:p>
        </w:tc>
        <w:tc>
          <w:tcPr>
            <w:tcW w:w="7087" w:type="dxa"/>
          </w:tcPr>
          <w:p w14:paraId="75797F19" w14:textId="6E4C0D44" w:rsidR="007979E4" w:rsidRDefault="007979E4" w:rsidP="007979E4">
            <w:pPr>
              <w:pStyle w:val="Tabletextbold"/>
            </w:pPr>
            <w:r>
              <w:t>Day-to-day (</w:t>
            </w:r>
            <w:r w:rsidR="00EE1762">
              <w:t>services</w:t>
            </w:r>
            <w:r>
              <w:t>-related):</w:t>
            </w:r>
          </w:p>
          <w:p w14:paraId="510DD4B9" w14:textId="77777777" w:rsidR="007979E4" w:rsidRPr="002B6266" w:rsidRDefault="007979E4" w:rsidP="007979E4">
            <w:pPr>
              <w:pStyle w:val="Tabletextbold"/>
            </w:pPr>
            <w:r w:rsidRPr="002B6266">
              <w:t>University:</w:t>
            </w:r>
          </w:p>
          <w:p w14:paraId="1AA693C0" w14:textId="77777777" w:rsidR="007979E4" w:rsidRPr="007979E4" w:rsidRDefault="007979E4" w:rsidP="004D35BA">
            <w:pPr>
              <w:spacing w:before="0" w:after="0"/>
              <w:ind w:left="1418" w:hanging="1134"/>
              <w:jc w:val="left"/>
            </w:pPr>
            <w:r w:rsidRPr="007979E4">
              <w:t>Name:</w:t>
            </w:r>
            <w:r w:rsidRPr="007979E4">
              <w:tab/>
              <w:t>[</w:t>
            </w:r>
            <w:r w:rsidRPr="007979E4">
              <w:rPr>
                <w:highlight w:val="yellow"/>
              </w:rPr>
              <w:t>Insert</w:t>
            </w:r>
            <w:r w:rsidRPr="007979E4">
              <w:t>]</w:t>
            </w:r>
          </w:p>
          <w:p w14:paraId="14A3C1B2" w14:textId="77777777" w:rsidR="004D6CBC" w:rsidRDefault="004D6CBC" w:rsidP="004D35BA">
            <w:pPr>
              <w:spacing w:before="0" w:after="0"/>
              <w:ind w:left="1418" w:hanging="1134"/>
              <w:jc w:val="left"/>
            </w:pPr>
          </w:p>
          <w:p w14:paraId="037EFEBA" w14:textId="357640E1" w:rsidR="007979E4" w:rsidRDefault="007979E4" w:rsidP="004D35BA">
            <w:pPr>
              <w:spacing w:before="0" w:after="0"/>
              <w:ind w:left="1418" w:hanging="1134"/>
              <w:jc w:val="left"/>
            </w:pPr>
            <w:r w:rsidRPr="007979E4">
              <w:t>Title/role:</w:t>
            </w:r>
            <w:r w:rsidRPr="007979E4">
              <w:tab/>
              <w:t>[</w:t>
            </w:r>
            <w:r w:rsidRPr="007979E4">
              <w:rPr>
                <w:highlight w:val="yellow"/>
              </w:rPr>
              <w:t>Insert</w:t>
            </w:r>
            <w:r w:rsidRPr="007979E4">
              <w:t>]</w:t>
            </w:r>
          </w:p>
          <w:p w14:paraId="1E4EEC86" w14:textId="77777777" w:rsidR="004D6CBC" w:rsidRPr="007979E4" w:rsidRDefault="004D6CBC" w:rsidP="004D35BA">
            <w:pPr>
              <w:spacing w:before="0" w:after="0"/>
              <w:ind w:left="1418" w:hanging="1134"/>
              <w:jc w:val="left"/>
            </w:pPr>
          </w:p>
          <w:p w14:paraId="39FECE1B" w14:textId="694A87DA" w:rsidR="007979E4" w:rsidRPr="007979E4" w:rsidRDefault="007979E4" w:rsidP="004D35BA">
            <w:pPr>
              <w:spacing w:before="0"/>
              <w:ind w:left="1418" w:hanging="1134"/>
              <w:jc w:val="left"/>
            </w:pPr>
            <w:r w:rsidRPr="007979E4">
              <w:t>Email:</w:t>
            </w:r>
            <w:r w:rsidRPr="007979E4">
              <w:tab/>
              <w:t>[</w:t>
            </w:r>
            <w:r w:rsidRPr="007979E4">
              <w:rPr>
                <w:highlight w:val="yellow"/>
              </w:rPr>
              <w:t>Insert</w:t>
            </w:r>
            <w:r w:rsidRPr="007979E4">
              <w:t>]</w:t>
            </w:r>
          </w:p>
          <w:p w14:paraId="7F35C5E9" w14:textId="77777777" w:rsidR="007979E4" w:rsidRPr="007979E4" w:rsidRDefault="007979E4" w:rsidP="007979E4">
            <w:pPr>
              <w:pStyle w:val="Tabletextbold"/>
            </w:pPr>
            <w:r w:rsidRPr="007979E4">
              <w:t>Client:</w:t>
            </w:r>
          </w:p>
          <w:p w14:paraId="4CF66F42" w14:textId="77777777" w:rsidR="007979E4" w:rsidRDefault="007979E4" w:rsidP="004D35BA">
            <w:pPr>
              <w:spacing w:before="0" w:after="0"/>
              <w:ind w:left="1418" w:hanging="1134"/>
              <w:jc w:val="left"/>
            </w:pPr>
            <w:r w:rsidRPr="007979E4">
              <w:t>Name:</w:t>
            </w:r>
            <w:r w:rsidRPr="007979E4">
              <w:tab/>
              <w:t>[</w:t>
            </w:r>
            <w:r w:rsidRPr="007979E4">
              <w:rPr>
                <w:highlight w:val="yellow"/>
              </w:rPr>
              <w:t>Insert</w:t>
            </w:r>
            <w:r w:rsidRPr="007979E4">
              <w:t>]</w:t>
            </w:r>
          </w:p>
          <w:p w14:paraId="79ECCC89" w14:textId="77777777" w:rsidR="004D6CBC" w:rsidRPr="007979E4" w:rsidRDefault="004D6CBC" w:rsidP="004D35BA">
            <w:pPr>
              <w:spacing w:before="0" w:after="0"/>
              <w:ind w:left="1418" w:hanging="1134"/>
              <w:jc w:val="left"/>
            </w:pPr>
          </w:p>
          <w:p w14:paraId="25171B4F" w14:textId="77777777" w:rsidR="007979E4" w:rsidRDefault="007979E4" w:rsidP="004D35BA">
            <w:pPr>
              <w:spacing w:before="0" w:after="0"/>
              <w:ind w:left="1418" w:hanging="1134"/>
              <w:jc w:val="left"/>
            </w:pPr>
            <w:r w:rsidRPr="007979E4">
              <w:t>Title/role:</w:t>
            </w:r>
            <w:r w:rsidRPr="007979E4">
              <w:tab/>
              <w:t>[</w:t>
            </w:r>
            <w:r w:rsidRPr="007979E4">
              <w:rPr>
                <w:highlight w:val="yellow"/>
              </w:rPr>
              <w:t>Insert</w:t>
            </w:r>
            <w:r w:rsidRPr="007979E4">
              <w:t>]</w:t>
            </w:r>
          </w:p>
          <w:p w14:paraId="2E18657D" w14:textId="77777777" w:rsidR="004D6CBC" w:rsidRPr="007979E4" w:rsidRDefault="004D6CBC" w:rsidP="004D35BA">
            <w:pPr>
              <w:spacing w:before="0" w:after="0"/>
              <w:ind w:left="1418" w:hanging="1134"/>
              <w:jc w:val="left"/>
            </w:pPr>
          </w:p>
          <w:p w14:paraId="027F617F" w14:textId="77777777" w:rsidR="007979E4" w:rsidRPr="007979E4" w:rsidRDefault="007979E4" w:rsidP="004D35BA">
            <w:pPr>
              <w:spacing w:before="0" w:after="0"/>
              <w:ind w:left="1418" w:hanging="1134"/>
              <w:jc w:val="left"/>
            </w:pPr>
            <w:r w:rsidRPr="007979E4">
              <w:t>Email:</w:t>
            </w:r>
            <w:r w:rsidRPr="007979E4">
              <w:tab/>
              <w:t>[</w:t>
            </w:r>
            <w:r w:rsidRPr="007979E4">
              <w:rPr>
                <w:highlight w:val="yellow"/>
              </w:rPr>
              <w:t>Insert</w:t>
            </w:r>
            <w:r w:rsidRPr="007979E4">
              <w:t>]</w:t>
            </w:r>
          </w:p>
          <w:p w14:paraId="6BCBF6A9" w14:textId="77777777" w:rsidR="007979E4" w:rsidRPr="007666F8" w:rsidRDefault="007979E4" w:rsidP="007979E4">
            <w:pPr>
              <w:spacing w:after="0"/>
              <w:jc w:val="left"/>
            </w:pPr>
          </w:p>
          <w:p w14:paraId="0AC2B413" w14:textId="77777777" w:rsidR="007979E4" w:rsidRPr="007666F8" w:rsidRDefault="007979E4" w:rsidP="007979E4">
            <w:pPr>
              <w:spacing w:after="0"/>
              <w:jc w:val="left"/>
              <w:rPr>
                <w:b/>
              </w:rPr>
            </w:pPr>
            <w:r w:rsidRPr="007666F8">
              <w:rPr>
                <w:b/>
              </w:rPr>
              <w:t>Other:</w:t>
            </w:r>
          </w:p>
          <w:p w14:paraId="6A82FF10" w14:textId="77777777" w:rsidR="007979E4" w:rsidRPr="007666F8" w:rsidRDefault="007979E4" w:rsidP="007979E4">
            <w:pPr>
              <w:spacing w:after="0"/>
              <w:jc w:val="left"/>
            </w:pPr>
          </w:p>
          <w:p w14:paraId="2C275506" w14:textId="3E7FF190" w:rsidR="007979E4" w:rsidRPr="00B61610" w:rsidRDefault="007979E4" w:rsidP="007979E4">
            <w:pPr>
              <w:pStyle w:val="Tabletextbold"/>
            </w:pPr>
            <w:r w:rsidRPr="007666F8">
              <w:t>[</w:t>
            </w:r>
            <w:r w:rsidRPr="007666F8">
              <w:rPr>
                <w:highlight w:val="yellow"/>
              </w:rPr>
              <w:t>Insert e.g. official information act requests email</w:t>
            </w:r>
            <w:r w:rsidRPr="007666F8">
              <w:t>]</w:t>
            </w:r>
          </w:p>
        </w:tc>
      </w:tr>
      <w:tr w:rsidR="00305926" w14:paraId="60CF3270" w14:textId="77777777" w:rsidTr="0785C2C2">
        <w:tc>
          <w:tcPr>
            <w:tcW w:w="2551" w:type="dxa"/>
          </w:tcPr>
          <w:p w14:paraId="39E32E45" w14:textId="5CB7A81D" w:rsidR="00305926" w:rsidRDefault="00305926" w:rsidP="007979E4">
            <w:pPr>
              <w:pStyle w:val="Tabletextbold"/>
            </w:pPr>
            <w:r>
              <w:t>Client Billing Address:</w:t>
            </w:r>
          </w:p>
        </w:tc>
        <w:tc>
          <w:tcPr>
            <w:tcW w:w="7087" w:type="dxa"/>
          </w:tcPr>
          <w:p w14:paraId="2C3F1BD4" w14:textId="7EEC14E7" w:rsidR="00305926" w:rsidRDefault="00305926" w:rsidP="007979E4">
            <w:pPr>
              <w:pStyle w:val="Tabletextbold"/>
              <w:rPr>
                <w:b w:val="0"/>
                <w:bCs/>
              </w:rPr>
            </w:pPr>
            <w:r>
              <w:t>Address: [</w:t>
            </w:r>
            <w:r w:rsidRPr="009413D9">
              <w:rPr>
                <w:b w:val="0"/>
                <w:bCs/>
                <w:highlight w:val="yellow"/>
              </w:rPr>
              <w:t>insert physical and postal addresses</w:t>
            </w:r>
            <w:r w:rsidRPr="009413D9">
              <w:rPr>
                <w:b w:val="0"/>
                <w:bCs/>
              </w:rPr>
              <w:t>]</w:t>
            </w:r>
          </w:p>
          <w:p w14:paraId="5B72DE83" w14:textId="4F0DB68E" w:rsidR="00305926" w:rsidRDefault="00305926" w:rsidP="007979E4">
            <w:pPr>
              <w:pStyle w:val="Tabletextbold"/>
            </w:pPr>
            <w:r w:rsidRPr="00305926">
              <w:t>Email</w:t>
            </w:r>
            <w:r>
              <w:rPr>
                <w:b w:val="0"/>
                <w:bCs/>
              </w:rPr>
              <w:t xml:space="preserve">:   </w:t>
            </w:r>
            <w:proofErr w:type="gramStart"/>
            <w:r>
              <w:rPr>
                <w:b w:val="0"/>
                <w:bCs/>
              </w:rPr>
              <w:t xml:space="preserve">   </w:t>
            </w:r>
            <w:r w:rsidRPr="007979E4">
              <w:t>[</w:t>
            </w:r>
            <w:proofErr w:type="gramEnd"/>
            <w:r w:rsidRPr="007979E4">
              <w:rPr>
                <w:highlight w:val="yellow"/>
              </w:rPr>
              <w:t>Insert</w:t>
            </w:r>
            <w:r w:rsidRPr="007979E4">
              <w:t>]</w:t>
            </w:r>
          </w:p>
        </w:tc>
      </w:tr>
      <w:tr w:rsidR="00731399" w14:paraId="537AA2AD" w14:textId="77777777" w:rsidTr="0785C2C2">
        <w:tc>
          <w:tcPr>
            <w:tcW w:w="2551" w:type="dxa"/>
          </w:tcPr>
          <w:p w14:paraId="6422DFA6" w14:textId="6236E8EE" w:rsidR="00731399" w:rsidRPr="0039768C" w:rsidRDefault="00731399" w:rsidP="00731399">
            <w:pPr>
              <w:pStyle w:val="Tabletextbold"/>
            </w:pPr>
            <w:r>
              <w:lastRenderedPageBreak/>
              <w:t>Special terms</w:t>
            </w:r>
          </w:p>
        </w:tc>
        <w:tc>
          <w:tcPr>
            <w:tcW w:w="7087" w:type="dxa"/>
          </w:tcPr>
          <w:p w14:paraId="3AE938C8" w14:textId="633BF783" w:rsidR="00A96B8D" w:rsidRPr="00311425" w:rsidRDefault="00311425" w:rsidP="00A96B8D">
            <w:pPr>
              <w:pStyle w:val="SpecialTermsclauseheading"/>
              <w:numPr>
                <w:ilvl w:val="0"/>
                <w:numId w:val="0"/>
              </w:numPr>
              <w:ind w:left="454" w:hanging="454"/>
              <w:rPr>
                <w:color w:val="FF0000"/>
              </w:rPr>
            </w:pPr>
            <w:r w:rsidRPr="00311425">
              <w:rPr>
                <w:color w:val="FF0000"/>
              </w:rPr>
              <w:t>[Insert if applicable:]</w:t>
            </w:r>
          </w:p>
          <w:p w14:paraId="2F3D2EE5" w14:textId="0BFB188B" w:rsidR="00A222FD" w:rsidRPr="005B1A7C" w:rsidRDefault="0042500D" w:rsidP="00E3086A">
            <w:pPr>
              <w:pStyle w:val="SpecialTermsclauseheading"/>
            </w:pPr>
            <w:r w:rsidRPr="00E3086A">
              <w:t>V</w:t>
            </w:r>
            <w:r w:rsidR="00EA18AF" w:rsidRPr="00E3086A">
              <w:t>ariation</w:t>
            </w:r>
            <w:r w:rsidR="00EA18AF" w:rsidRPr="005B1A7C">
              <w:t xml:space="preserve"> </w:t>
            </w:r>
            <w:r>
              <w:t>requests</w:t>
            </w:r>
          </w:p>
          <w:p w14:paraId="2DC18CE7" w14:textId="0992C8AE" w:rsidR="00946183" w:rsidRPr="005B1A7C" w:rsidRDefault="00946183" w:rsidP="00601724">
            <w:pPr>
              <w:pStyle w:val="specialtermslist2"/>
            </w:pPr>
            <w:r w:rsidRPr="001C1804">
              <w:t>The Client acknowledges that</w:t>
            </w:r>
            <w:r w:rsidR="0000485D">
              <w:t xml:space="preserve"> </w:t>
            </w:r>
            <w:r w:rsidRPr="005B1A7C">
              <w:t>given the nature of the Services, it may not be feasible to vary the Services at short notice and</w:t>
            </w:r>
            <w:r w:rsidR="0000485D">
              <w:t xml:space="preserve"> </w:t>
            </w:r>
            <w:r w:rsidR="00115786">
              <w:t xml:space="preserve">that </w:t>
            </w:r>
            <w:r w:rsidRPr="005B1A7C">
              <w:t>the Fees do not include costs for exploring variations.</w:t>
            </w:r>
          </w:p>
          <w:p w14:paraId="4B42B836" w14:textId="3C56D0F5" w:rsidR="00946183" w:rsidRPr="005B1A7C" w:rsidRDefault="00946183" w:rsidP="00601724">
            <w:pPr>
              <w:pStyle w:val="specialtermslist2"/>
            </w:pPr>
            <w:r w:rsidRPr="005B1A7C">
              <w:t xml:space="preserve">Where the Client has requested the parties explore a variation </w:t>
            </w:r>
            <w:proofErr w:type="gramStart"/>
            <w:r w:rsidRPr="005B1A7C">
              <w:t>to</w:t>
            </w:r>
            <w:proofErr w:type="gramEnd"/>
            <w:r w:rsidRPr="005B1A7C">
              <w:t xml:space="preserve"> the Services, and the University has incurred more than 3 hours of personnel time in relation to responding to the request, the University may on notice to the Client:</w:t>
            </w:r>
          </w:p>
          <w:p w14:paraId="2DCEA9C8" w14:textId="671369C2" w:rsidR="00946183" w:rsidRPr="003837A6" w:rsidRDefault="00946183" w:rsidP="00601724">
            <w:pPr>
              <w:pStyle w:val="specialtermslist3"/>
            </w:pPr>
            <w:r w:rsidRPr="003837A6">
              <w:t>suspend performance of the Services until a variation has been entered into or the Client has confirmed that it no longer wishes to pursue the variation; and/or</w:t>
            </w:r>
          </w:p>
          <w:p w14:paraId="28EAD1AD" w14:textId="03EB4F51" w:rsidR="00B67A9D" w:rsidRPr="00464861" w:rsidRDefault="00946183" w:rsidP="00601724">
            <w:pPr>
              <w:pStyle w:val="specialtermslist3"/>
            </w:pPr>
            <w:r w:rsidRPr="005B1A7C">
              <w:t>charge the Client additional fees for the time and costs incurred in exploring the variation, calculated in accordance with the University’s basis for calculating the Fees.</w:t>
            </w:r>
          </w:p>
        </w:tc>
      </w:tr>
    </w:tbl>
    <w:p w14:paraId="1A8A0A0D" w14:textId="77777777" w:rsidR="00850640" w:rsidRDefault="00850640" w:rsidP="000E5934">
      <w:pPr>
        <w:pStyle w:val="Paragraph"/>
      </w:pPr>
    </w:p>
    <w:p w14:paraId="0B00C72C" w14:textId="77777777" w:rsidR="004148CC" w:rsidRPr="000A72AC" w:rsidRDefault="004148CC" w:rsidP="00B94F10">
      <w:pPr>
        <w:pStyle w:val="Heading1"/>
      </w:pPr>
      <w:r w:rsidRPr="000A72AC">
        <w:t>EXECUTED</w:t>
      </w:r>
    </w:p>
    <w:tbl>
      <w:tblPr>
        <w:tblStyle w:val="TableGrid"/>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42"/>
        <w:gridCol w:w="2154"/>
        <w:gridCol w:w="3742"/>
      </w:tblGrid>
      <w:tr w:rsidR="004148CC" w:rsidRPr="000A72AC" w14:paraId="6B487E95" w14:textId="77777777" w:rsidTr="000E5934">
        <w:tc>
          <w:tcPr>
            <w:tcW w:w="3742" w:type="dxa"/>
            <w:tcBorders>
              <w:bottom w:val="single" w:sz="4" w:space="0" w:color="4D4D4D"/>
            </w:tcBorders>
          </w:tcPr>
          <w:p w14:paraId="37E5A06D" w14:textId="1F7EE76C" w:rsidR="004148CC" w:rsidRPr="00DF546A" w:rsidRDefault="004148CC" w:rsidP="00B254CA">
            <w:pPr>
              <w:keepNext/>
              <w:keepLines/>
              <w:tabs>
                <w:tab w:val="left" w:pos="3685"/>
                <w:tab w:val="left" w:pos="4961"/>
              </w:tabs>
              <w:spacing w:before="0" w:line="320" w:lineRule="atLeast"/>
              <w:jc w:val="left"/>
              <w:outlineLvl w:val="0"/>
              <w:rPr>
                <w:rFonts w:cs="Arial"/>
                <w:sz w:val="18"/>
                <w:szCs w:val="18"/>
              </w:rPr>
            </w:pPr>
            <w:r w:rsidRPr="00DF546A">
              <w:rPr>
                <w:b/>
                <w:bCs/>
                <w:sz w:val="18"/>
                <w:szCs w:val="18"/>
              </w:rPr>
              <w:t>SIGNED</w:t>
            </w:r>
            <w:r w:rsidRPr="00DF546A">
              <w:rPr>
                <w:sz w:val="18"/>
                <w:szCs w:val="18"/>
              </w:rPr>
              <w:t xml:space="preserve"> for and on behalf of the </w:t>
            </w:r>
            <w:r w:rsidRPr="00DF546A">
              <w:rPr>
                <w:b/>
                <w:bCs/>
                <w:sz w:val="18"/>
                <w:szCs w:val="18"/>
              </w:rPr>
              <w:t>UNIVERSITY OF AUCKLAND</w:t>
            </w:r>
            <w:r w:rsidRPr="00DF546A">
              <w:rPr>
                <w:rFonts w:cs="Arial"/>
                <w:sz w:val="18"/>
                <w:szCs w:val="18"/>
              </w:rPr>
              <w:t xml:space="preserve">: </w:t>
            </w:r>
          </w:p>
          <w:p w14:paraId="7F484D56" w14:textId="77777777" w:rsidR="004148CC" w:rsidRPr="000A72AC" w:rsidRDefault="004148CC" w:rsidP="00601724">
            <w:pPr>
              <w:keepNext/>
              <w:keepLines/>
              <w:tabs>
                <w:tab w:val="left" w:pos="3685"/>
                <w:tab w:val="left" w:pos="4961"/>
              </w:tabs>
              <w:spacing w:before="480" w:after="80"/>
              <w:jc w:val="left"/>
              <w:outlineLvl w:val="0"/>
              <w:rPr>
                <w:rFonts w:cs="Arial"/>
              </w:rPr>
            </w:pPr>
          </w:p>
        </w:tc>
        <w:tc>
          <w:tcPr>
            <w:tcW w:w="2154" w:type="dxa"/>
          </w:tcPr>
          <w:p w14:paraId="13CBD0FC" w14:textId="77777777" w:rsidR="004148CC" w:rsidRPr="000A72AC" w:rsidRDefault="004148CC" w:rsidP="00B254CA">
            <w:pPr>
              <w:pStyle w:val="Paragraph"/>
              <w:keepNext/>
              <w:keepLines/>
              <w:spacing w:before="0" w:after="200"/>
              <w:jc w:val="left"/>
              <w:rPr>
                <w:rFonts w:ascii="Verdana" w:hAnsi="Verdana" w:cs="Arial"/>
                <w:color w:val="auto"/>
              </w:rPr>
            </w:pPr>
          </w:p>
        </w:tc>
        <w:tc>
          <w:tcPr>
            <w:tcW w:w="3742" w:type="dxa"/>
            <w:tcBorders>
              <w:bottom w:val="single" w:sz="4" w:space="0" w:color="4D4D4D"/>
            </w:tcBorders>
          </w:tcPr>
          <w:p w14:paraId="0D1D0707" w14:textId="286E3E58" w:rsidR="004148CC" w:rsidRDefault="004148CC" w:rsidP="00B254CA">
            <w:pPr>
              <w:keepNext/>
              <w:keepLines/>
              <w:tabs>
                <w:tab w:val="left" w:pos="3685"/>
                <w:tab w:val="left" w:pos="4961"/>
              </w:tabs>
              <w:spacing w:before="0" w:line="320" w:lineRule="atLeast"/>
              <w:jc w:val="left"/>
              <w:outlineLvl w:val="0"/>
              <w:rPr>
                <w:rFonts w:cs="Arial"/>
                <w:sz w:val="18"/>
                <w:szCs w:val="18"/>
              </w:rPr>
            </w:pPr>
            <w:r w:rsidRPr="00DF546A">
              <w:rPr>
                <w:b/>
                <w:bCs/>
                <w:sz w:val="18"/>
                <w:szCs w:val="18"/>
              </w:rPr>
              <w:t>SIGNED</w:t>
            </w:r>
            <w:r w:rsidRPr="00DF546A">
              <w:rPr>
                <w:sz w:val="18"/>
                <w:szCs w:val="18"/>
              </w:rPr>
              <w:t xml:space="preserve"> for and on behalf of </w:t>
            </w:r>
            <w:r w:rsidRPr="00DF546A">
              <w:rPr>
                <w:b/>
                <w:bCs/>
                <w:sz w:val="18"/>
                <w:szCs w:val="18"/>
              </w:rPr>
              <w:t>[</w:t>
            </w:r>
            <w:r w:rsidRPr="00DF546A">
              <w:rPr>
                <w:b/>
                <w:bCs/>
                <w:sz w:val="18"/>
                <w:szCs w:val="18"/>
                <w:highlight w:val="yellow"/>
              </w:rPr>
              <w:t xml:space="preserve">INSERT LEGAL NAME OF </w:t>
            </w:r>
            <w:r w:rsidR="00C15963">
              <w:rPr>
                <w:b/>
                <w:bCs/>
                <w:sz w:val="18"/>
                <w:szCs w:val="18"/>
                <w:highlight w:val="yellow"/>
              </w:rPr>
              <w:t>CLIENT</w:t>
            </w:r>
            <w:r w:rsidRPr="00DF546A">
              <w:rPr>
                <w:b/>
                <w:bCs/>
                <w:sz w:val="18"/>
                <w:szCs w:val="18"/>
              </w:rPr>
              <w:t>]</w:t>
            </w:r>
            <w:r w:rsidRPr="00DF546A">
              <w:rPr>
                <w:sz w:val="18"/>
                <w:szCs w:val="18"/>
              </w:rPr>
              <w:t xml:space="preserve"> by</w:t>
            </w:r>
            <w:r w:rsidRPr="00DF546A">
              <w:rPr>
                <w:rFonts w:cs="Arial"/>
                <w:sz w:val="18"/>
                <w:szCs w:val="18"/>
              </w:rPr>
              <w:t>:</w:t>
            </w:r>
          </w:p>
          <w:p w14:paraId="2DA342DA" w14:textId="77777777" w:rsidR="004148CC" w:rsidRPr="00DF546A" w:rsidRDefault="004148CC" w:rsidP="00B254CA">
            <w:pPr>
              <w:keepNext/>
              <w:keepLines/>
              <w:tabs>
                <w:tab w:val="left" w:pos="3685"/>
                <w:tab w:val="left" w:pos="4961"/>
              </w:tabs>
              <w:spacing w:before="0" w:after="80"/>
              <w:jc w:val="left"/>
              <w:outlineLvl w:val="0"/>
              <w:rPr>
                <w:rFonts w:cs="Arial"/>
                <w:sz w:val="18"/>
                <w:szCs w:val="18"/>
              </w:rPr>
            </w:pPr>
          </w:p>
        </w:tc>
      </w:tr>
      <w:tr w:rsidR="004148CC" w:rsidRPr="000A72AC" w14:paraId="32DC1321" w14:textId="77777777" w:rsidTr="000E5934">
        <w:tc>
          <w:tcPr>
            <w:tcW w:w="3742" w:type="dxa"/>
            <w:tcBorders>
              <w:top w:val="single" w:sz="4" w:space="0" w:color="4D4D4D"/>
              <w:bottom w:val="single" w:sz="4" w:space="0" w:color="4D4D4D"/>
            </w:tcBorders>
          </w:tcPr>
          <w:p w14:paraId="572D0EB7" w14:textId="77777777" w:rsidR="004148CC" w:rsidRPr="000A72AC" w:rsidRDefault="004148CC" w:rsidP="00B254CA">
            <w:pPr>
              <w:keepNext/>
              <w:keepLines/>
              <w:tabs>
                <w:tab w:val="left" w:pos="3685"/>
                <w:tab w:val="left" w:pos="4961"/>
              </w:tabs>
              <w:spacing w:before="0" w:line="80" w:lineRule="atLeast"/>
              <w:jc w:val="left"/>
              <w:rPr>
                <w:rFonts w:cs="Arial"/>
                <w:sz w:val="16"/>
                <w:szCs w:val="16"/>
              </w:rPr>
            </w:pPr>
            <w:r w:rsidRPr="000A72AC">
              <w:rPr>
                <w:rFonts w:cs="Arial"/>
                <w:sz w:val="16"/>
                <w:szCs w:val="16"/>
              </w:rPr>
              <w:t>Signature of Authorised Signatory</w:t>
            </w:r>
          </w:p>
          <w:p w14:paraId="769A7498" w14:textId="77777777" w:rsidR="004148CC" w:rsidRPr="000A72AC" w:rsidRDefault="004148CC" w:rsidP="00B254CA">
            <w:pPr>
              <w:keepNext/>
              <w:keepLines/>
              <w:tabs>
                <w:tab w:val="left" w:pos="3685"/>
                <w:tab w:val="left" w:pos="4961"/>
              </w:tabs>
              <w:spacing w:before="0" w:after="80"/>
              <w:jc w:val="left"/>
              <w:outlineLvl w:val="0"/>
              <w:rPr>
                <w:rFonts w:cs="Arial"/>
                <w:b/>
              </w:rPr>
            </w:pPr>
          </w:p>
        </w:tc>
        <w:tc>
          <w:tcPr>
            <w:tcW w:w="2154" w:type="dxa"/>
          </w:tcPr>
          <w:p w14:paraId="1E77DD90" w14:textId="77777777" w:rsidR="004148CC" w:rsidRPr="000A72AC" w:rsidRDefault="004148CC" w:rsidP="00B254CA">
            <w:pPr>
              <w:pStyle w:val="Paragraph"/>
              <w:keepNext/>
              <w:keepLines/>
              <w:spacing w:before="0" w:after="200"/>
              <w:jc w:val="left"/>
              <w:rPr>
                <w:rFonts w:ascii="Verdana" w:hAnsi="Verdana" w:cs="Arial"/>
                <w:color w:val="auto"/>
              </w:rPr>
            </w:pPr>
          </w:p>
        </w:tc>
        <w:tc>
          <w:tcPr>
            <w:tcW w:w="3742" w:type="dxa"/>
            <w:tcBorders>
              <w:top w:val="single" w:sz="4" w:space="0" w:color="4D4D4D"/>
              <w:bottom w:val="single" w:sz="4" w:space="0" w:color="4D4D4D"/>
            </w:tcBorders>
          </w:tcPr>
          <w:p w14:paraId="777B97FA" w14:textId="77777777" w:rsidR="004148CC" w:rsidRPr="000A72AC" w:rsidRDefault="004148CC" w:rsidP="00B254CA">
            <w:pPr>
              <w:keepNext/>
              <w:keepLines/>
              <w:tabs>
                <w:tab w:val="left" w:pos="3685"/>
                <w:tab w:val="left" w:pos="4961"/>
              </w:tabs>
              <w:spacing w:before="0" w:line="80" w:lineRule="atLeast"/>
              <w:jc w:val="left"/>
              <w:rPr>
                <w:rFonts w:cs="Arial"/>
                <w:sz w:val="16"/>
                <w:szCs w:val="16"/>
              </w:rPr>
            </w:pPr>
            <w:r w:rsidRPr="000A72AC">
              <w:rPr>
                <w:rFonts w:cs="Arial"/>
                <w:sz w:val="16"/>
                <w:szCs w:val="16"/>
              </w:rPr>
              <w:t>Signature of Authorised Signatory</w:t>
            </w:r>
          </w:p>
          <w:p w14:paraId="5B825AA3" w14:textId="77777777" w:rsidR="004148CC" w:rsidRPr="000A72AC" w:rsidRDefault="004148CC" w:rsidP="00B254CA">
            <w:pPr>
              <w:keepNext/>
              <w:keepLines/>
              <w:tabs>
                <w:tab w:val="left" w:pos="3685"/>
                <w:tab w:val="left" w:pos="4961"/>
              </w:tabs>
              <w:spacing w:before="0" w:after="80"/>
              <w:jc w:val="left"/>
              <w:outlineLvl w:val="0"/>
              <w:rPr>
                <w:rFonts w:cs="Arial"/>
                <w:b/>
              </w:rPr>
            </w:pPr>
          </w:p>
        </w:tc>
      </w:tr>
      <w:tr w:rsidR="004148CC" w:rsidRPr="000A72AC" w14:paraId="3A24F05D" w14:textId="77777777" w:rsidTr="000E5934">
        <w:tc>
          <w:tcPr>
            <w:tcW w:w="3742" w:type="dxa"/>
            <w:tcBorders>
              <w:top w:val="single" w:sz="4" w:space="0" w:color="4D4D4D"/>
              <w:bottom w:val="single" w:sz="4" w:space="0" w:color="4D4D4D"/>
            </w:tcBorders>
          </w:tcPr>
          <w:p w14:paraId="3FD6B2C1" w14:textId="77777777" w:rsidR="004148CC" w:rsidRPr="000A72AC" w:rsidRDefault="004148CC" w:rsidP="00B254CA">
            <w:pPr>
              <w:keepNext/>
              <w:keepLines/>
              <w:tabs>
                <w:tab w:val="left" w:pos="3685"/>
                <w:tab w:val="left" w:pos="4961"/>
              </w:tabs>
              <w:spacing w:before="0" w:line="80" w:lineRule="atLeast"/>
              <w:jc w:val="left"/>
              <w:rPr>
                <w:rFonts w:cs="Arial"/>
                <w:sz w:val="16"/>
                <w:szCs w:val="16"/>
              </w:rPr>
            </w:pPr>
            <w:r w:rsidRPr="000A72AC">
              <w:rPr>
                <w:rFonts w:cs="Arial"/>
                <w:sz w:val="16"/>
                <w:szCs w:val="16"/>
              </w:rPr>
              <w:t>Name of Authorised Signatory</w:t>
            </w:r>
          </w:p>
          <w:p w14:paraId="2A9460D2" w14:textId="77777777" w:rsidR="004148CC" w:rsidRPr="00DF546A" w:rsidRDefault="004148CC" w:rsidP="00B254CA">
            <w:pPr>
              <w:keepNext/>
              <w:keepLines/>
              <w:tabs>
                <w:tab w:val="left" w:pos="3685"/>
                <w:tab w:val="left" w:pos="4961"/>
              </w:tabs>
              <w:spacing w:before="0" w:after="80"/>
              <w:jc w:val="left"/>
              <w:outlineLvl w:val="0"/>
              <w:rPr>
                <w:rFonts w:cs="Arial"/>
                <w:b/>
                <w:sz w:val="18"/>
                <w:szCs w:val="18"/>
              </w:rPr>
            </w:pPr>
          </w:p>
        </w:tc>
        <w:tc>
          <w:tcPr>
            <w:tcW w:w="2154" w:type="dxa"/>
          </w:tcPr>
          <w:p w14:paraId="19530F70" w14:textId="77777777" w:rsidR="004148CC" w:rsidRPr="000A72AC" w:rsidRDefault="004148CC" w:rsidP="00B254CA">
            <w:pPr>
              <w:pStyle w:val="Paragraph"/>
              <w:keepNext/>
              <w:keepLines/>
              <w:spacing w:before="0" w:after="200"/>
              <w:jc w:val="left"/>
              <w:rPr>
                <w:rFonts w:ascii="Verdana" w:hAnsi="Verdana" w:cs="Arial"/>
                <w:color w:val="auto"/>
              </w:rPr>
            </w:pPr>
          </w:p>
        </w:tc>
        <w:tc>
          <w:tcPr>
            <w:tcW w:w="3742" w:type="dxa"/>
            <w:tcBorders>
              <w:top w:val="single" w:sz="4" w:space="0" w:color="4D4D4D"/>
              <w:bottom w:val="single" w:sz="4" w:space="0" w:color="4D4D4D"/>
            </w:tcBorders>
          </w:tcPr>
          <w:p w14:paraId="2284098A" w14:textId="77777777" w:rsidR="004148CC" w:rsidRPr="000A72AC" w:rsidRDefault="004148CC" w:rsidP="00B254CA">
            <w:pPr>
              <w:keepNext/>
              <w:keepLines/>
              <w:tabs>
                <w:tab w:val="left" w:pos="3685"/>
                <w:tab w:val="left" w:pos="4961"/>
              </w:tabs>
              <w:spacing w:before="0" w:line="80" w:lineRule="atLeast"/>
              <w:jc w:val="left"/>
              <w:rPr>
                <w:rFonts w:cs="Arial"/>
                <w:sz w:val="16"/>
                <w:szCs w:val="16"/>
              </w:rPr>
            </w:pPr>
            <w:r w:rsidRPr="000A72AC">
              <w:rPr>
                <w:rFonts w:cs="Arial"/>
                <w:sz w:val="16"/>
                <w:szCs w:val="16"/>
              </w:rPr>
              <w:t>Name of Authorised Signatory</w:t>
            </w:r>
          </w:p>
          <w:p w14:paraId="3E6EC268" w14:textId="77777777" w:rsidR="004148CC" w:rsidRPr="000A72AC" w:rsidRDefault="004148CC" w:rsidP="00B254CA">
            <w:pPr>
              <w:keepNext/>
              <w:keepLines/>
              <w:tabs>
                <w:tab w:val="left" w:pos="3685"/>
                <w:tab w:val="left" w:pos="4961"/>
              </w:tabs>
              <w:spacing w:before="0" w:after="80"/>
              <w:jc w:val="left"/>
              <w:outlineLvl w:val="0"/>
              <w:rPr>
                <w:rFonts w:cs="Arial"/>
                <w:b/>
              </w:rPr>
            </w:pPr>
          </w:p>
        </w:tc>
      </w:tr>
      <w:tr w:rsidR="004148CC" w:rsidRPr="000A72AC" w14:paraId="3028768C" w14:textId="77777777" w:rsidTr="000E5934">
        <w:tc>
          <w:tcPr>
            <w:tcW w:w="3742" w:type="dxa"/>
            <w:tcBorders>
              <w:top w:val="single" w:sz="4" w:space="0" w:color="4D4D4D"/>
              <w:bottom w:val="single" w:sz="4" w:space="0" w:color="4D4D4D"/>
            </w:tcBorders>
          </w:tcPr>
          <w:p w14:paraId="3625FECC" w14:textId="77777777" w:rsidR="004148CC" w:rsidRPr="000A72AC" w:rsidRDefault="004148CC" w:rsidP="00B254CA">
            <w:pPr>
              <w:keepNext/>
              <w:keepLines/>
              <w:tabs>
                <w:tab w:val="left" w:pos="3685"/>
                <w:tab w:val="left" w:pos="4961"/>
              </w:tabs>
              <w:spacing w:before="0" w:line="80" w:lineRule="atLeast"/>
              <w:jc w:val="left"/>
              <w:rPr>
                <w:rFonts w:cs="Arial"/>
                <w:sz w:val="16"/>
                <w:szCs w:val="16"/>
              </w:rPr>
            </w:pPr>
            <w:r w:rsidRPr="000A72AC">
              <w:rPr>
                <w:rFonts w:cs="Arial"/>
                <w:sz w:val="16"/>
                <w:szCs w:val="16"/>
              </w:rPr>
              <w:t>Title of Authorised Signatory</w:t>
            </w:r>
          </w:p>
          <w:p w14:paraId="6AAC97DF" w14:textId="77777777" w:rsidR="004148CC" w:rsidRPr="000A72AC" w:rsidRDefault="004148CC" w:rsidP="00B254CA">
            <w:pPr>
              <w:keepNext/>
              <w:keepLines/>
              <w:tabs>
                <w:tab w:val="left" w:pos="3685"/>
                <w:tab w:val="left" w:pos="4961"/>
              </w:tabs>
              <w:spacing w:before="0" w:after="80"/>
              <w:jc w:val="left"/>
              <w:outlineLvl w:val="0"/>
              <w:rPr>
                <w:rFonts w:cs="Arial"/>
                <w:b/>
              </w:rPr>
            </w:pPr>
          </w:p>
        </w:tc>
        <w:tc>
          <w:tcPr>
            <w:tcW w:w="2154" w:type="dxa"/>
          </w:tcPr>
          <w:p w14:paraId="7A4B35F4" w14:textId="77777777" w:rsidR="004148CC" w:rsidRPr="000A72AC" w:rsidRDefault="004148CC" w:rsidP="00B254CA">
            <w:pPr>
              <w:pStyle w:val="Paragraph"/>
              <w:keepNext/>
              <w:keepLines/>
              <w:spacing w:before="0" w:after="200"/>
              <w:jc w:val="left"/>
              <w:rPr>
                <w:rFonts w:ascii="Verdana" w:hAnsi="Verdana" w:cs="Arial"/>
                <w:color w:val="auto"/>
              </w:rPr>
            </w:pPr>
          </w:p>
        </w:tc>
        <w:tc>
          <w:tcPr>
            <w:tcW w:w="3742" w:type="dxa"/>
            <w:tcBorders>
              <w:top w:val="single" w:sz="4" w:space="0" w:color="4D4D4D"/>
              <w:bottom w:val="single" w:sz="4" w:space="0" w:color="4D4D4D"/>
            </w:tcBorders>
          </w:tcPr>
          <w:p w14:paraId="3261B9B8" w14:textId="77777777" w:rsidR="004148CC" w:rsidRPr="000A72AC" w:rsidRDefault="004148CC" w:rsidP="00B254CA">
            <w:pPr>
              <w:keepNext/>
              <w:keepLines/>
              <w:tabs>
                <w:tab w:val="left" w:pos="3685"/>
                <w:tab w:val="left" w:pos="4961"/>
              </w:tabs>
              <w:spacing w:before="0" w:line="80" w:lineRule="atLeast"/>
              <w:jc w:val="left"/>
              <w:rPr>
                <w:rFonts w:cs="Arial"/>
                <w:sz w:val="16"/>
                <w:szCs w:val="16"/>
              </w:rPr>
            </w:pPr>
            <w:r w:rsidRPr="000A72AC">
              <w:rPr>
                <w:rFonts w:cs="Arial"/>
                <w:sz w:val="16"/>
                <w:szCs w:val="16"/>
              </w:rPr>
              <w:t>Title of Authorised Signatory</w:t>
            </w:r>
          </w:p>
          <w:p w14:paraId="6A1E86DB" w14:textId="77777777" w:rsidR="004148CC" w:rsidRPr="000A72AC" w:rsidRDefault="004148CC" w:rsidP="00B254CA">
            <w:pPr>
              <w:keepNext/>
              <w:keepLines/>
              <w:tabs>
                <w:tab w:val="left" w:pos="3685"/>
                <w:tab w:val="left" w:pos="4961"/>
              </w:tabs>
              <w:spacing w:before="0" w:after="80"/>
              <w:jc w:val="left"/>
              <w:outlineLvl w:val="0"/>
              <w:rPr>
                <w:rFonts w:cs="Arial"/>
                <w:b/>
              </w:rPr>
            </w:pPr>
          </w:p>
        </w:tc>
      </w:tr>
      <w:tr w:rsidR="004148CC" w:rsidRPr="000A72AC" w14:paraId="2F649783" w14:textId="77777777" w:rsidTr="000E5934">
        <w:tc>
          <w:tcPr>
            <w:tcW w:w="3742" w:type="dxa"/>
            <w:tcBorders>
              <w:top w:val="single" w:sz="4" w:space="0" w:color="4D4D4D"/>
            </w:tcBorders>
          </w:tcPr>
          <w:p w14:paraId="1B589D6C" w14:textId="3ABC329B" w:rsidR="004148CC" w:rsidRPr="000A72AC" w:rsidRDefault="004148CC" w:rsidP="00B254CA">
            <w:pPr>
              <w:keepNext/>
              <w:keepLines/>
              <w:tabs>
                <w:tab w:val="left" w:pos="3685"/>
                <w:tab w:val="left" w:pos="4961"/>
              </w:tabs>
              <w:spacing w:before="0" w:line="80" w:lineRule="atLeast"/>
              <w:jc w:val="left"/>
              <w:rPr>
                <w:rFonts w:cs="Arial"/>
                <w:b/>
              </w:rPr>
            </w:pPr>
            <w:r w:rsidRPr="000A72AC">
              <w:rPr>
                <w:rFonts w:cs="Arial"/>
                <w:sz w:val="16"/>
                <w:szCs w:val="16"/>
              </w:rPr>
              <w:t>Date</w:t>
            </w:r>
            <w:r w:rsidR="00556B4C">
              <w:rPr>
                <w:rFonts w:cs="Arial"/>
                <w:sz w:val="16"/>
                <w:szCs w:val="16"/>
              </w:rPr>
              <w:t xml:space="preserve"> </w:t>
            </w:r>
            <w:r w:rsidR="00BF2D05">
              <w:rPr>
                <w:rFonts w:cs="Arial"/>
                <w:sz w:val="16"/>
                <w:szCs w:val="16"/>
              </w:rPr>
              <w:t>(</w:t>
            </w:r>
            <w:r w:rsidR="00556B4C">
              <w:rPr>
                <w:rFonts w:cs="Arial"/>
                <w:sz w:val="16"/>
                <w:szCs w:val="16"/>
              </w:rPr>
              <w:t>use format DD/MM/YYYY</w:t>
            </w:r>
            <w:r w:rsidR="00BF2D05">
              <w:rPr>
                <w:rFonts w:cs="Arial"/>
                <w:sz w:val="16"/>
                <w:szCs w:val="16"/>
              </w:rPr>
              <w:t>)</w:t>
            </w:r>
          </w:p>
        </w:tc>
        <w:tc>
          <w:tcPr>
            <w:tcW w:w="2154" w:type="dxa"/>
          </w:tcPr>
          <w:p w14:paraId="319BF36E" w14:textId="77777777" w:rsidR="004148CC" w:rsidRPr="000A72AC" w:rsidRDefault="004148CC" w:rsidP="00B254CA">
            <w:pPr>
              <w:pStyle w:val="Paragraph"/>
              <w:keepNext/>
              <w:keepLines/>
              <w:spacing w:before="0" w:after="0" w:line="0" w:lineRule="atLeast"/>
              <w:jc w:val="left"/>
              <w:rPr>
                <w:rFonts w:ascii="Verdana" w:hAnsi="Verdana" w:cs="Arial"/>
                <w:color w:val="auto"/>
              </w:rPr>
            </w:pPr>
          </w:p>
        </w:tc>
        <w:tc>
          <w:tcPr>
            <w:tcW w:w="3742" w:type="dxa"/>
            <w:tcBorders>
              <w:top w:val="single" w:sz="4" w:space="0" w:color="4D4D4D"/>
            </w:tcBorders>
          </w:tcPr>
          <w:p w14:paraId="46D68978" w14:textId="2DD0551E" w:rsidR="004148CC" w:rsidRPr="000A72AC" w:rsidRDefault="004148CC" w:rsidP="00B254CA">
            <w:pPr>
              <w:keepNext/>
              <w:keepLines/>
              <w:tabs>
                <w:tab w:val="left" w:pos="3685"/>
                <w:tab w:val="left" w:pos="4961"/>
              </w:tabs>
              <w:spacing w:before="0" w:line="80" w:lineRule="atLeast"/>
              <w:jc w:val="left"/>
              <w:rPr>
                <w:rFonts w:cs="Arial"/>
                <w:b/>
              </w:rPr>
            </w:pPr>
            <w:r w:rsidRPr="000A72AC">
              <w:rPr>
                <w:rFonts w:cs="Arial"/>
                <w:sz w:val="16"/>
                <w:szCs w:val="16"/>
              </w:rPr>
              <w:t>Date</w:t>
            </w:r>
            <w:r w:rsidR="00556B4C">
              <w:rPr>
                <w:rFonts w:cs="Arial"/>
                <w:sz w:val="16"/>
                <w:szCs w:val="16"/>
              </w:rPr>
              <w:t xml:space="preserve"> </w:t>
            </w:r>
            <w:r w:rsidR="00BF2D05">
              <w:rPr>
                <w:rFonts w:cs="Arial"/>
                <w:sz w:val="16"/>
                <w:szCs w:val="16"/>
              </w:rPr>
              <w:t>(</w:t>
            </w:r>
            <w:r w:rsidR="00556B4C">
              <w:rPr>
                <w:rFonts w:cs="Arial"/>
                <w:sz w:val="16"/>
                <w:szCs w:val="16"/>
              </w:rPr>
              <w:t>use format DD/MM</w:t>
            </w:r>
            <w:r w:rsidR="009F0E4F">
              <w:rPr>
                <w:rFonts w:cs="Arial"/>
                <w:sz w:val="16"/>
                <w:szCs w:val="16"/>
              </w:rPr>
              <w:t>/YYYY</w:t>
            </w:r>
            <w:r w:rsidR="00BF2D05">
              <w:rPr>
                <w:rFonts w:cs="Arial"/>
                <w:sz w:val="16"/>
                <w:szCs w:val="16"/>
              </w:rPr>
              <w:t>)</w:t>
            </w:r>
          </w:p>
        </w:tc>
      </w:tr>
    </w:tbl>
    <w:p w14:paraId="504D4D06" w14:textId="77777777" w:rsidR="00555617" w:rsidRPr="00B61610" w:rsidRDefault="00555617" w:rsidP="000E5934">
      <w:pPr>
        <w:pStyle w:val="Paragraph"/>
        <w:jc w:val="center"/>
        <w:rPr>
          <w:highlight w:val="yellow"/>
        </w:rPr>
      </w:pPr>
    </w:p>
    <w:p w14:paraId="0C4778C8" w14:textId="3E9501C9" w:rsidR="005C7EBA" w:rsidRDefault="005C7EBA">
      <w:pPr>
        <w:spacing w:after="160" w:line="259" w:lineRule="auto"/>
        <w:jc w:val="left"/>
        <w:rPr>
          <w:highlight w:val="yellow"/>
        </w:rPr>
      </w:pPr>
      <w:r>
        <w:rPr>
          <w:highlight w:val="yellow"/>
        </w:rPr>
        <w:br w:type="page"/>
      </w:r>
    </w:p>
    <w:p w14:paraId="3E408B80" w14:textId="6CE8A1D6" w:rsidR="005C7EBA" w:rsidRPr="00B61610" w:rsidRDefault="005C7EBA" w:rsidP="004F19E8">
      <w:pPr>
        <w:pStyle w:val="Heading1"/>
        <w:jc w:val="center"/>
      </w:pPr>
      <w:r w:rsidRPr="00B61610">
        <w:lastRenderedPageBreak/>
        <w:t>SCHEDULE 1</w:t>
      </w:r>
      <w:r w:rsidR="007D019B">
        <w:br/>
        <w:t>SERVICES</w:t>
      </w:r>
    </w:p>
    <w:p w14:paraId="3A6D7BA5" w14:textId="77777777" w:rsidR="00373175" w:rsidRPr="007666F8" w:rsidRDefault="00373175" w:rsidP="00373175">
      <w:pPr>
        <w:pStyle w:val="Heading1"/>
      </w:pPr>
      <w:r w:rsidRPr="007666F8">
        <w:t>Services</w:t>
      </w:r>
    </w:p>
    <w:p w14:paraId="152D2BB5" w14:textId="46C6E9A6" w:rsidR="00373175" w:rsidRPr="007666F8" w:rsidRDefault="000D377D" w:rsidP="00373175">
      <w:pPr>
        <w:pStyle w:val="Heading2"/>
      </w:pPr>
      <w:r>
        <w:t>Description</w:t>
      </w:r>
      <w:r w:rsidR="00642A38">
        <w:t xml:space="preserve"> of Services</w:t>
      </w:r>
    </w:p>
    <w:p w14:paraId="00F26C2A" w14:textId="3572CC72" w:rsidR="00373175" w:rsidRPr="007666F8" w:rsidRDefault="00373175" w:rsidP="00373175">
      <w:r w:rsidRPr="007666F8">
        <w:t>[</w:t>
      </w:r>
      <w:r w:rsidR="00EB406C" w:rsidRPr="0035424D">
        <w:rPr>
          <w:highlight w:val="yellow"/>
        </w:rPr>
        <w:t>I</w:t>
      </w:r>
      <w:r w:rsidRPr="0035424D">
        <w:rPr>
          <w:highlight w:val="yellow"/>
        </w:rPr>
        <w:t xml:space="preserve">nsert </w:t>
      </w:r>
      <w:r w:rsidR="00642A38">
        <w:rPr>
          <w:highlight w:val="yellow"/>
        </w:rPr>
        <w:t xml:space="preserve">a brief </w:t>
      </w:r>
      <w:r w:rsidRPr="0035424D">
        <w:rPr>
          <w:highlight w:val="yellow"/>
        </w:rPr>
        <w:t xml:space="preserve">description of the </w:t>
      </w:r>
      <w:r w:rsidR="00074A7C">
        <w:rPr>
          <w:highlight w:val="yellow"/>
        </w:rPr>
        <w:t>services</w:t>
      </w:r>
      <w:r w:rsidRPr="0035424D">
        <w:rPr>
          <w:highlight w:val="yellow"/>
        </w:rPr>
        <w:t>, the aims/objectives and desired outcomes</w:t>
      </w:r>
      <w:r w:rsidRPr="007666F8">
        <w:t>]</w:t>
      </w:r>
    </w:p>
    <w:p w14:paraId="6F2C3D94" w14:textId="77777777" w:rsidR="00373175" w:rsidRPr="007666F8" w:rsidRDefault="00373175" w:rsidP="00373175">
      <w:pPr>
        <w:pStyle w:val="Heading2"/>
      </w:pPr>
      <w:r w:rsidRPr="007666F8">
        <w:t>Deliverables</w:t>
      </w:r>
    </w:p>
    <w:p w14:paraId="47EFD510" w14:textId="22AB1D7C" w:rsidR="00373175" w:rsidRPr="009D089B" w:rsidRDefault="00373175" w:rsidP="009D089B"/>
    <w:tbl>
      <w:tblPr>
        <w:tblStyle w:val="Schedules"/>
        <w:tblW w:w="4809" w:type="pct"/>
        <w:tblLook w:val="04A0" w:firstRow="1" w:lastRow="0" w:firstColumn="1" w:lastColumn="0" w:noHBand="0" w:noVBand="1"/>
      </w:tblPr>
      <w:tblGrid>
        <w:gridCol w:w="645"/>
        <w:gridCol w:w="6361"/>
        <w:gridCol w:w="2485"/>
      </w:tblGrid>
      <w:tr w:rsidR="00373175" w14:paraId="4A88ED7F" w14:textId="77777777" w:rsidTr="00CC6A6F">
        <w:trPr>
          <w:cnfStyle w:val="100000000000" w:firstRow="1" w:lastRow="0" w:firstColumn="0" w:lastColumn="0" w:oddVBand="0" w:evenVBand="0" w:oddHBand="0" w:evenHBand="0" w:firstRowFirstColumn="0" w:firstRowLastColumn="0" w:lastRowFirstColumn="0" w:lastRowLastColumn="0"/>
          <w:trHeight w:val="174"/>
        </w:trPr>
        <w:tc>
          <w:tcPr>
            <w:cnfStyle w:val="001000000100" w:firstRow="0" w:lastRow="0" w:firstColumn="1" w:lastColumn="0" w:oddVBand="0" w:evenVBand="0" w:oddHBand="0" w:evenHBand="0" w:firstRowFirstColumn="1" w:firstRowLastColumn="0" w:lastRowFirstColumn="0" w:lastRowLastColumn="0"/>
            <w:tcW w:w="340" w:type="pct"/>
          </w:tcPr>
          <w:p w14:paraId="56CD915D" w14:textId="77777777" w:rsidR="00373175" w:rsidRPr="00FB3091" w:rsidRDefault="00373175" w:rsidP="0012231C">
            <w:pPr>
              <w:spacing w:before="120" w:after="120" w:line="180" w:lineRule="atLeast"/>
              <w:jc w:val="left"/>
              <w:rPr>
                <w:i/>
              </w:rPr>
            </w:pPr>
          </w:p>
        </w:tc>
        <w:tc>
          <w:tcPr>
            <w:tcW w:w="3351" w:type="pct"/>
          </w:tcPr>
          <w:p w14:paraId="274E92B9" w14:textId="77777777" w:rsidR="00373175" w:rsidRPr="006F27A8" w:rsidRDefault="00373175" w:rsidP="00944896">
            <w:pPr>
              <w:spacing w:after="60" w:line="100" w:lineRule="atLeast"/>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sidRPr="006F27A8">
              <w:rPr>
                <w:color w:val="FFFFFF" w:themeColor="background1"/>
              </w:rPr>
              <w:t>Deliverable</w:t>
            </w:r>
          </w:p>
        </w:tc>
        <w:tc>
          <w:tcPr>
            <w:tcW w:w="1309" w:type="pct"/>
          </w:tcPr>
          <w:p w14:paraId="0C5F994E" w14:textId="7E518A4D" w:rsidR="00373175" w:rsidRPr="006F27A8" w:rsidRDefault="00373175" w:rsidP="00944896">
            <w:pPr>
              <w:spacing w:after="60" w:line="100" w:lineRule="atLeast"/>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sidRPr="006F27A8">
              <w:rPr>
                <w:color w:val="FFFFFF" w:themeColor="background1"/>
              </w:rPr>
              <w:t xml:space="preserve">Estimated </w:t>
            </w:r>
            <w:r w:rsidR="004A3C07" w:rsidRPr="006F27A8">
              <w:rPr>
                <w:color w:val="FFFFFF" w:themeColor="background1"/>
              </w:rPr>
              <w:t>delivery</w:t>
            </w:r>
            <w:r w:rsidRPr="006F27A8">
              <w:rPr>
                <w:color w:val="FFFFFF" w:themeColor="background1"/>
              </w:rPr>
              <w:t xml:space="preserve"> date</w:t>
            </w:r>
          </w:p>
        </w:tc>
      </w:tr>
      <w:tr w:rsidR="00373175" w:rsidRPr="0072587B" w14:paraId="2F642ECC" w14:textId="77777777" w:rsidTr="0078643A">
        <w:trPr>
          <w:cnfStyle w:val="000000100000" w:firstRow="0" w:lastRow="0" w:firstColumn="0" w:lastColumn="0" w:oddVBand="0" w:evenVBand="0" w:oddHBand="1" w:evenHBand="0" w:firstRowFirstColumn="0" w:firstRowLastColumn="0" w:lastRowFirstColumn="0" w:lastRowLastColumn="0"/>
          <w:trHeight w:val="800"/>
        </w:trPr>
        <w:tc>
          <w:tcPr>
            <w:cnfStyle w:val="001000000000" w:firstRow="0" w:lastRow="0" w:firstColumn="1" w:lastColumn="0" w:oddVBand="0" w:evenVBand="0" w:oddHBand="0" w:evenHBand="0" w:firstRowFirstColumn="0" w:firstRowLastColumn="0" w:lastRowFirstColumn="0" w:lastRowLastColumn="0"/>
            <w:tcW w:w="340" w:type="pct"/>
          </w:tcPr>
          <w:p w14:paraId="020C08C4" w14:textId="45DACDDB" w:rsidR="00373175" w:rsidRPr="0072587B" w:rsidRDefault="00373175" w:rsidP="0078643A">
            <w:pPr>
              <w:spacing w:before="120" w:after="120" w:line="180" w:lineRule="atLeast"/>
              <w:jc w:val="left"/>
              <w:rPr>
                <w:color w:val="auto"/>
              </w:rPr>
            </w:pPr>
            <w:r w:rsidRPr="0072587B">
              <w:rPr>
                <w:color w:val="auto"/>
              </w:rPr>
              <w:t>1</w:t>
            </w:r>
          </w:p>
        </w:tc>
        <w:tc>
          <w:tcPr>
            <w:tcW w:w="3351" w:type="pct"/>
          </w:tcPr>
          <w:p w14:paraId="22B902B3" w14:textId="1A3508D2" w:rsidR="00373175" w:rsidRPr="00AA0AE8" w:rsidRDefault="00373175" w:rsidP="0012231C">
            <w:pPr>
              <w:spacing w:before="120" w:after="120" w:line="180" w:lineRule="atLeast"/>
              <w:jc w:val="left"/>
              <w:cnfStyle w:val="000000100000" w:firstRow="0" w:lastRow="0" w:firstColumn="0" w:lastColumn="0" w:oddVBand="0" w:evenVBand="0" w:oddHBand="1" w:evenHBand="0" w:firstRowFirstColumn="0" w:firstRowLastColumn="0" w:lastRowFirstColumn="0" w:lastRowLastColumn="0"/>
            </w:pPr>
            <w:r w:rsidRPr="0072587B">
              <w:t>[</w:t>
            </w:r>
            <w:r w:rsidR="008F771A" w:rsidRPr="00214149">
              <w:rPr>
                <w:i/>
                <w:iCs/>
              </w:rPr>
              <w:t xml:space="preserve">E.g. </w:t>
            </w:r>
            <w:r w:rsidR="00EB406C" w:rsidRPr="00214149">
              <w:rPr>
                <w:i/>
                <w:iCs/>
              </w:rPr>
              <w:t>I</w:t>
            </w:r>
            <w:r w:rsidRPr="00214149">
              <w:rPr>
                <w:i/>
                <w:iCs/>
              </w:rPr>
              <w:t xml:space="preserve">nsert the activity to be undertaken and the output e.g. </w:t>
            </w:r>
            <w:r w:rsidR="00703BFB" w:rsidRPr="00214149">
              <w:rPr>
                <w:i/>
                <w:iCs/>
              </w:rPr>
              <w:t xml:space="preserve">Review </w:t>
            </w:r>
            <w:r w:rsidR="008716C3" w:rsidRPr="00214149">
              <w:rPr>
                <w:i/>
                <w:iCs/>
              </w:rPr>
              <w:t>[xxx</w:t>
            </w:r>
            <w:r w:rsidR="00566D99" w:rsidRPr="00214149">
              <w:rPr>
                <w:i/>
                <w:iCs/>
              </w:rPr>
              <w:t xml:space="preserve"> handbook</w:t>
            </w:r>
            <w:r w:rsidR="008716C3" w:rsidRPr="00214149">
              <w:rPr>
                <w:i/>
                <w:iCs/>
              </w:rPr>
              <w:t xml:space="preserve">] </w:t>
            </w:r>
            <w:r w:rsidR="00556C67" w:rsidRPr="00214149">
              <w:rPr>
                <w:i/>
                <w:iCs/>
              </w:rPr>
              <w:t xml:space="preserve">against criteria and guidance provided and present </w:t>
            </w:r>
            <w:r w:rsidR="00504D89" w:rsidRPr="00214149">
              <w:rPr>
                <w:i/>
                <w:iCs/>
              </w:rPr>
              <w:t>fi</w:t>
            </w:r>
            <w:r w:rsidR="00CD6304" w:rsidRPr="00214149">
              <w:rPr>
                <w:i/>
                <w:iCs/>
              </w:rPr>
              <w:t xml:space="preserve">ndings </w:t>
            </w:r>
            <w:r w:rsidR="009F73CE" w:rsidRPr="00214149">
              <w:rPr>
                <w:i/>
                <w:iCs/>
              </w:rPr>
              <w:t xml:space="preserve">to </w:t>
            </w:r>
            <w:r w:rsidR="005325FF" w:rsidRPr="00214149">
              <w:rPr>
                <w:i/>
                <w:iCs/>
              </w:rPr>
              <w:t>the Client</w:t>
            </w:r>
            <w:r w:rsidR="00AA0AE8">
              <w:t>]</w:t>
            </w:r>
          </w:p>
        </w:tc>
        <w:tc>
          <w:tcPr>
            <w:tcW w:w="1309" w:type="pct"/>
          </w:tcPr>
          <w:p w14:paraId="2EA9490C" w14:textId="27BEEB28" w:rsidR="00373175" w:rsidRPr="0072587B" w:rsidRDefault="00373175" w:rsidP="007022C5">
            <w:pPr>
              <w:spacing w:before="120" w:after="120" w:line="180" w:lineRule="atLeast"/>
              <w:jc w:val="left"/>
              <w:cnfStyle w:val="000000100000" w:firstRow="0" w:lastRow="0" w:firstColumn="0" w:lastColumn="0" w:oddVBand="0" w:evenVBand="0" w:oddHBand="1" w:evenHBand="0" w:firstRowFirstColumn="0" w:firstRowLastColumn="0" w:lastRowFirstColumn="0" w:lastRowLastColumn="0"/>
            </w:pPr>
            <w:r w:rsidRPr="0072587B">
              <w:t>[</w:t>
            </w:r>
            <w:r w:rsidR="00124899">
              <w:t>I</w:t>
            </w:r>
            <w:r w:rsidRPr="0072587B">
              <w:t>nsert]</w:t>
            </w:r>
          </w:p>
        </w:tc>
      </w:tr>
      <w:tr w:rsidR="00CA7E0D" w:rsidRPr="0072587B" w14:paraId="01D57CD3" w14:textId="77777777" w:rsidTr="0078643A">
        <w:trPr>
          <w:cnfStyle w:val="000000010000" w:firstRow="0" w:lastRow="0" w:firstColumn="0" w:lastColumn="0" w:oddVBand="0" w:evenVBand="0" w:oddHBand="0" w:evenHBand="1"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340" w:type="pct"/>
          </w:tcPr>
          <w:p w14:paraId="31640EFE" w14:textId="77777777" w:rsidR="00373175" w:rsidRPr="0072587B" w:rsidRDefault="00373175" w:rsidP="0078643A">
            <w:pPr>
              <w:spacing w:before="120" w:after="120" w:line="180" w:lineRule="atLeast"/>
              <w:jc w:val="left"/>
              <w:rPr>
                <w:color w:val="auto"/>
              </w:rPr>
            </w:pPr>
            <w:r w:rsidRPr="0072587B">
              <w:rPr>
                <w:color w:val="auto"/>
              </w:rPr>
              <w:t>2</w:t>
            </w:r>
          </w:p>
        </w:tc>
        <w:tc>
          <w:tcPr>
            <w:tcW w:w="3351" w:type="pct"/>
          </w:tcPr>
          <w:p w14:paraId="669FF9AB" w14:textId="048A5D02" w:rsidR="00373175" w:rsidRPr="0072587B" w:rsidRDefault="0072587B" w:rsidP="0012231C">
            <w:pPr>
              <w:spacing w:before="120" w:after="120" w:line="180" w:lineRule="atLeast"/>
              <w:jc w:val="left"/>
              <w:cnfStyle w:val="000000010000" w:firstRow="0" w:lastRow="0" w:firstColumn="0" w:lastColumn="0" w:oddVBand="0" w:evenVBand="0" w:oddHBand="0" w:evenHBand="1" w:firstRowFirstColumn="0" w:firstRowLastColumn="0" w:lastRowFirstColumn="0" w:lastRowLastColumn="0"/>
            </w:pPr>
            <w:r>
              <w:t>[</w:t>
            </w:r>
            <w:r w:rsidR="00A17F9D" w:rsidRPr="00CD61A1">
              <w:rPr>
                <w:i/>
                <w:iCs/>
              </w:rPr>
              <w:t>Summary of p</w:t>
            </w:r>
            <w:r w:rsidR="007933B9" w:rsidRPr="00CD61A1">
              <w:rPr>
                <w:i/>
                <w:iCs/>
              </w:rPr>
              <w:t xml:space="preserve">roposed edits </w:t>
            </w:r>
            <w:r w:rsidR="00B76934" w:rsidRPr="00CD61A1">
              <w:rPr>
                <w:i/>
                <w:iCs/>
              </w:rPr>
              <w:t xml:space="preserve">to </w:t>
            </w:r>
            <w:r w:rsidR="0082359E" w:rsidRPr="00CD61A1">
              <w:rPr>
                <w:i/>
                <w:iCs/>
              </w:rPr>
              <w:t xml:space="preserve">the </w:t>
            </w:r>
            <w:r w:rsidR="009D05A9" w:rsidRPr="00CD61A1">
              <w:rPr>
                <w:i/>
                <w:iCs/>
              </w:rPr>
              <w:t xml:space="preserve">[xxx </w:t>
            </w:r>
            <w:r w:rsidR="00E00D50" w:rsidRPr="00CD61A1">
              <w:rPr>
                <w:i/>
                <w:iCs/>
              </w:rPr>
              <w:t xml:space="preserve">handbook] </w:t>
            </w:r>
            <w:r w:rsidR="00DB5EEE" w:rsidRPr="00CD61A1">
              <w:rPr>
                <w:i/>
                <w:iCs/>
              </w:rPr>
              <w:t xml:space="preserve">with </w:t>
            </w:r>
            <w:r w:rsidR="00816407" w:rsidRPr="00CD61A1">
              <w:rPr>
                <w:i/>
                <w:iCs/>
              </w:rPr>
              <w:t xml:space="preserve">detailed </w:t>
            </w:r>
            <w:r w:rsidR="00297C6F" w:rsidRPr="00CD61A1">
              <w:rPr>
                <w:i/>
                <w:iCs/>
              </w:rPr>
              <w:t>reasoning</w:t>
            </w:r>
            <w:r>
              <w:t>]</w:t>
            </w:r>
          </w:p>
        </w:tc>
        <w:tc>
          <w:tcPr>
            <w:tcW w:w="1309" w:type="pct"/>
          </w:tcPr>
          <w:p w14:paraId="2239F555" w14:textId="39CAF04C" w:rsidR="00373175" w:rsidRPr="0072587B" w:rsidRDefault="00796849" w:rsidP="0012231C">
            <w:pPr>
              <w:spacing w:before="120" w:after="120" w:line="180" w:lineRule="atLeast"/>
              <w:jc w:val="left"/>
              <w:cnfStyle w:val="000000010000" w:firstRow="0" w:lastRow="0" w:firstColumn="0" w:lastColumn="0" w:oddVBand="0" w:evenVBand="0" w:oddHBand="0" w:evenHBand="1" w:firstRowFirstColumn="0" w:firstRowLastColumn="0" w:lastRowFirstColumn="0" w:lastRowLastColumn="0"/>
            </w:pPr>
            <w:r w:rsidRPr="0072587B">
              <w:t>[</w:t>
            </w:r>
            <w:r w:rsidR="00124899">
              <w:t>I</w:t>
            </w:r>
            <w:r w:rsidRPr="0072587B">
              <w:t>nsert]</w:t>
            </w:r>
          </w:p>
        </w:tc>
      </w:tr>
      <w:tr w:rsidR="00373175" w:rsidRPr="0072587B" w14:paraId="03A30DCC" w14:textId="77777777" w:rsidTr="0078643A">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340" w:type="pct"/>
          </w:tcPr>
          <w:p w14:paraId="2FA7F2BB" w14:textId="77777777" w:rsidR="00373175" w:rsidRPr="0072587B" w:rsidRDefault="00373175" w:rsidP="0078643A">
            <w:pPr>
              <w:spacing w:before="120" w:after="120" w:line="180" w:lineRule="atLeast"/>
              <w:jc w:val="left"/>
              <w:rPr>
                <w:color w:val="auto"/>
              </w:rPr>
            </w:pPr>
            <w:r w:rsidRPr="0072587B">
              <w:rPr>
                <w:color w:val="auto"/>
              </w:rPr>
              <w:t>3</w:t>
            </w:r>
          </w:p>
        </w:tc>
        <w:tc>
          <w:tcPr>
            <w:tcW w:w="3351" w:type="pct"/>
          </w:tcPr>
          <w:p w14:paraId="5917B7A4" w14:textId="79782646" w:rsidR="00373175" w:rsidRPr="0072587B" w:rsidRDefault="0072587B" w:rsidP="0012231C">
            <w:pPr>
              <w:spacing w:before="120" w:after="120" w:line="180" w:lineRule="atLeast"/>
              <w:jc w:val="left"/>
              <w:cnfStyle w:val="000000100000" w:firstRow="0" w:lastRow="0" w:firstColumn="0" w:lastColumn="0" w:oddVBand="0" w:evenVBand="0" w:oddHBand="1" w:evenHBand="0" w:firstRowFirstColumn="0" w:firstRowLastColumn="0" w:lastRowFirstColumn="0" w:lastRowLastColumn="0"/>
            </w:pPr>
            <w:r>
              <w:t>[</w:t>
            </w:r>
            <w:r w:rsidR="004F77B7" w:rsidRPr="00CD61A1">
              <w:rPr>
                <w:i/>
                <w:iCs/>
              </w:rPr>
              <w:t xml:space="preserve">Attend and contribute to </w:t>
            </w:r>
            <w:r w:rsidR="004C05C9" w:rsidRPr="00CD61A1">
              <w:rPr>
                <w:i/>
                <w:iCs/>
              </w:rPr>
              <w:t>[xxx] w</w:t>
            </w:r>
            <w:r w:rsidR="00B15824" w:rsidRPr="00CD61A1">
              <w:rPr>
                <w:i/>
                <w:iCs/>
              </w:rPr>
              <w:t>ā</w:t>
            </w:r>
            <w:r w:rsidR="004C05C9" w:rsidRPr="00CD61A1">
              <w:rPr>
                <w:i/>
                <w:iCs/>
              </w:rPr>
              <w:t>nanga</w:t>
            </w:r>
            <w:r>
              <w:t>]</w:t>
            </w:r>
          </w:p>
        </w:tc>
        <w:tc>
          <w:tcPr>
            <w:tcW w:w="1309" w:type="pct"/>
          </w:tcPr>
          <w:p w14:paraId="7DECE1E5" w14:textId="4EE84D4E" w:rsidR="00373175" w:rsidRPr="0072587B" w:rsidRDefault="00796849" w:rsidP="0012231C">
            <w:pPr>
              <w:spacing w:before="120" w:after="120" w:line="180" w:lineRule="atLeast"/>
              <w:jc w:val="left"/>
              <w:cnfStyle w:val="000000100000" w:firstRow="0" w:lastRow="0" w:firstColumn="0" w:lastColumn="0" w:oddVBand="0" w:evenVBand="0" w:oddHBand="1" w:evenHBand="0" w:firstRowFirstColumn="0" w:firstRowLastColumn="0" w:lastRowFirstColumn="0" w:lastRowLastColumn="0"/>
            </w:pPr>
            <w:r w:rsidRPr="0072587B">
              <w:t>[</w:t>
            </w:r>
            <w:r w:rsidR="00124899">
              <w:t>I</w:t>
            </w:r>
            <w:r w:rsidRPr="0072587B">
              <w:t>nsert]</w:t>
            </w:r>
          </w:p>
        </w:tc>
      </w:tr>
      <w:tr w:rsidR="00CA7E0D" w:rsidRPr="0072587B" w14:paraId="283A40D0" w14:textId="77777777" w:rsidTr="0078643A">
        <w:trPr>
          <w:cnfStyle w:val="000000010000" w:firstRow="0" w:lastRow="0" w:firstColumn="0" w:lastColumn="0" w:oddVBand="0" w:evenVBand="0" w:oddHBand="0" w:evenHBand="1"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340" w:type="pct"/>
          </w:tcPr>
          <w:p w14:paraId="34BD6EB2" w14:textId="3B1DB7F3" w:rsidR="00FD6B27" w:rsidRPr="0072587B" w:rsidRDefault="00FD6B27" w:rsidP="0078643A">
            <w:pPr>
              <w:spacing w:before="120" w:after="120" w:line="180" w:lineRule="atLeast"/>
              <w:jc w:val="left"/>
              <w:rPr>
                <w:color w:val="auto"/>
              </w:rPr>
            </w:pPr>
            <w:r w:rsidRPr="0072587B">
              <w:rPr>
                <w:color w:val="auto"/>
              </w:rPr>
              <w:t>4</w:t>
            </w:r>
          </w:p>
        </w:tc>
        <w:tc>
          <w:tcPr>
            <w:tcW w:w="3351" w:type="pct"/>
          </w:tcPr>
          <w:p w14:paraId="624C7B9A" w14:textId="58B9E466" w:rsidR="00FD6B27" w:rsidRPr="0072587B" w:rsidRDefault="0072587B" w:rsidP="0012231C">
            <w:pPr>
              <w:spacing w:before="120" w:after="120" w:line="180" w:lineRule="atLeast"/>
              <w:jc w:val="left"/>
              <w:cnfStyle w:val="000000010000" w:firstRow="0" w:lastRow="0" w:firstColumn="0" w:lastColumn="0" w:oddVBand="0" w:evenVBand="0" w:oddHBand="0" w:evenHBand="1" w:firstRowFirstColumn="0" w:firstRowLastColumn="0" w:lastRowFirstColumn="0" w:lastRowLastColumn="0"/>
            </w:pPr>
            <w:r>
              <w:t>[</w:t>
            </w:r>
            <w:r w:rsidR="00AF4A00" w:rsidRPr="00CD61A1">
              <w:rPr>
                <w:i/>
                <w:iCs/>
              </w:rPr>
              <w:t xml:space="preserve">Draft content </w:t>
            </w:r>
            <w:r w:rsidR="004E2091" w:rsidRPr="00CD61A1">
              <w:rPr>
                <w:i/>
                <w:iCs/>
              </w:rPr>
              <w:t xml:space="preserve">to be inserted into [xxx] handbook </w:t>
            </w:r>
            <w:r w:rsidR="004B535C" w:rsidRPr="00CD61A1">
              <w:rPr>
                <w:i/>
                <w:iCs/>
              </w:rPr>
              <w:t xml:space="preserve">taking into consideration </w:t>
            </w:r>
            <w:r w:rsidR="00626A82" w:rsidRPr="00CD61A1">
              <w:rPr>
                <w:i/>
                <w:iCs/>
              </w:rPr>
              <w:t xml:space="preserve">wānanga outcomes and </w:t>
            </w:r>
            <w:r w:rsidR="004B535C" w:rsidRPr="00CD61A1">
              <w:rPr>
                <w:i/>
                <w:iCs/>
              </w:rPr>
              <w:t>Client feedback</w:t>
            </w:r>
            <w:r>
              <w:t>]</w:t>
            </w:r>
          </w:p>
        </w:tc>
        <w:tc>
          <w:tcPr>
            <w:tcW w:w="1309" w:type="pct"/>
          </w:tcPr>
          <w:p w14:paraId="2B2EB417" w14:textId="7DE29C19" w:rsidR="00FD6B27" w:rsidRPr="0072587B" w:rsidRDefault="005B0F3A" w:rsidP="0012231C">
            <w:pPr>
              <w:spacing w:before="120" w:after="120" w:line="180" w:lineRule="atLeast"/>
              <w:jc w:val="left"/>
              <w:cnfStyle w:val="000000010000" w:firstRow="0" w:lastRow="0" w:firstColumn="0" w:lastColumn="0" w:oddVBand="0" w:evenVBand="0" w:oddHBand="0" w:evenHBand="1" w:firstRowFirstColumn="0" w:firstRowLastColumn="0" w:lastRowFirstColumn="0" w:lastRowLastColumn="0"/>
            </w:pPr>
            <w:r w:rsidRPr="0072587B">
              <w:t>[</w:t>
            </w:r>
            <w:r w:rsidR="00124899">
              <w:t>I</w:t>
            </w:r>
            <w:r w:rsidRPr="0072587B">
              <w:t>nsert]</w:t>
            </w:r>
          </w:p>
        </w:tc>
      </w:tr>
      <w:tr w:rsidR="00CC59FD" w:rsidRPr="0072587B" w14:paraId="61206EA3" w14:textId="77777777" w:rsidTr="0078643A">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340" w:type="pct"/>
          </w:tcPr>
          <w:p w14:paraId="6B5E5867" w14:textId="2731778A" w:rsidR="005B0F3A" w:rsidRPr="0072587B" w:rsidRDefault="005B0F3A" w:rsidP="0078643A">
            <w:pPr>
              <w:spacing w:before="120" w:after="120" w:line="180" w:lineRule="atLeast"/>
              <w:jc w:val="left"/>
              <w:rPr>
                <w:color w:val="auto"/>
              </w:rPr>
            </w:pPr>
            <w:r w:rsidRPr="0072587B">
              <w:rPr>
                <w:color w:val="auto"/>
              </w:rPr>
              <w:t>5</w:t>
            </w:r>
          </w:p>
        </w:tc>
        <w:tc>
          <w:tcPr>
            <w:tcW w:w="3351" w:type="pct"/>
          </w:tcPr>
          <w:p w14:paraId="1D72580A" w14:textId="6E7C0102" w:rsidR="005B0F3A" w:rsidRPr="0072587B" w:rsidRDefault="0072587B" w:rsidP="0012231C">
            <w:pPr>
              <w:spacing w:before="120" w:after="120" w:line="180" w:lineRule="atLeast"/>
              <w:jc w:val="left"/>
              <w:cnfStyle w:val="000000100000" w:firstRow="0" w:lastRow="0" w:firstColumn="0" w:lastColumn="0" w:oddVBand="0" w:evenVBand="0" w:oddHBand="1" w:evenHBand="0" w:firstRowFirstColumn="0" w:firstRowLastColumn="0" w:lastRowFirstColumn="0" w:lastRowLastColumn="0"/>
            </w:pPr>
            <w:r>
              <w:t>[</w:t>
            </w:r>
            <w:r w:rsidR="009F0C07" w:rsidRPr="00CD61A1">
              <w:rPr>
                <w:i/>
                <w:iCs/>
              </w:rPr>
              <w:t xml:space="preserve">Once Client approval </w:t>
            </w:r>
            <w:r w:rsidR="007A3064" w:rsidRPr="00CD61A1">
              <w:rPr>
                <w:i/>
                <w:iCs/>
              </w:rPr>
              <w:t xml:space="preserve">has been granted, finalise and submit </w:t>
            </w:r>
            <w:r w:rsidR="00C973E4" w:rsidRPr="00CD61A1">
              <w:rPr>
                <w:i/>
                <w:iCs/>
              </w:rPr>
              <w:t>content</w:t>
            </w:r>
            <w:r w:rsidR="00A349AB" w:rsidRPr="0072587B">
              <w:t>]</w:t>
            </w:r>
          </w:p>
        </w:tc>
        <w:tc>
          <w:tcPr>
            <w:tcW w:w="1309" w:type="pct"/>
          </w:tcPr>
          <w:p w14:paraId="46A82B68" w14:textId="71BCE293" w:rsidR="005B0F3A" w:rsidRPr="0072587B" w:rsidRDefault="00626A82" w:rsidP="0012231C">
            <w:pPr>
              <w:spacing w:before="120" w:after="120" w:line="180" w:lineRule="atLeast"/>
              <w:jc w:val="left"/>
              <w:cnfStyle w:val="000000100000" w:firstRow="0" w:lastRow="0" w:firstColumn="0" w:lastColumn="0" w:oddVBand="0" w:evenVBand="0" w:oddHBand="1" w:evenHBand="0" w:firstRowFirstColumn="0" w:firstRowLastColumn="0" w:lastRowFirstColumn="0" w:lastRowLastColumn="0"/>
            </w:pPr>
            <w:r w:rsidRPr="0072587B">
              <w:t>[</w:t>
            </w:r>
            <w:r w:rsidR="00124899">
              <w:t>I</w:t>
            </w:r>
            <w:r w:rsidRPr="0072587B">
              <w:t>nsert]</w:t>
            </w:r>
          </w:p>
        </w:tc>
      </w:tr>
    </w:tbl>
    <w:p w14:paraId="21550B7A" w14:textId="77777777" w:rsidR="00373175" w:rsidRPr="007666F8" w:rsidRDefault="00373175" w:rsidP="00373175"/>
    <w:p w14:paraId="1D040FBC" w14:textId="3B28D7E1" w:rsidR="005C7EBA" w:rsidRPr="00811A1C" w:rsidRDefault="005C7EBA" w:rsidP="005C7EBA">
      <w:pPr>
        <w:spacing w:after="160" w:line="259" w:lineRule="auto"/>
        <w:rPr>
          <w:szCs w:val="20"/>
        </w:rPr>
      </w:pPr>
      <w:r w:rsidRPr="00811A1C">
        <w:rPr>
          <w:szCs w:val="20"/>
        </w:rPr>
        <w:br w:type="page"/>
      </w:r>
    </w:p>
    <w:p w14:paraId="3FDC638F" w14:textId="1D0F5DAE" w:rsidR="005C7EBA" w:rsidRPr="00B61610" w:rsidRDefault="005C7EBA" w:rsidP="004F19E8">
      <w:pPr>
        <w:pStyle w:val="Heading1"/>
        <w:jc w:val="center"/>
      </w:pPr>
      <w:r w:rsidRPr="00B61610">
        <w:lastRenderedPageBreak/>
        <w:t>S</w:t>
      </w:r>
      <w:r w:rsidR="009F0300">
        <w:t>C</w:t>
      </w:r>
      <w:r w:rsidR="007D019B">
        <w:t>HEDULE</w:t>
      </w:r>
      <w:r w:rsidR="00F17DAF">
        <w:t xml:space="preserve"> 2</w:t>
      </w:r>
      <w:r w:rsidR="0018066F">
        <w:br/>
        <w:t>F</w:t>
      </w:r>
      <w:r w:rsidR="007D019B">
        <w:t>EES</w:t>
      </w:r>
      <w:r w:rsidR="00921470">
        <w:t xml:space="preserve"> AND PAYMENT</w:t>
      </w:r>
    </w:p>
    <w:p w14:paraId="114A31C7" w14:textId="0BC31AF6" w:rsidR="005C7EBA" w:rsidRDefault="00D00808" w:rsidP="00CC6A6F">
      <w:pPr>
        <w:pStyle w:val="Heading1"/>
        <w:jc w:val="left"/>
      </w:pPr>
      <w:r>
        <w:t>Fees</w:t>
      </w:r>
    </w:p>
    <w:p w14:paraId="40EACF5C" w14:textId="08D6D62C" w:rsidR="00F10CDE" w:rsidRDefault="00F10CDE" w:rsidP="00B254CA">
      <w:pPr>
        <w:pStyle w:val="Heading2"/>
      </w:pPr>
      <w:r w:rsidRPr="00F10CDE">
        <w:t>Total</w:t>
      </w:r>
    </w:p>
    <w:p w14:paraId="020E45CF" w14:textId="1D64D923" w:rsidR="008F2A8D" w:rsidRDefault="008F2A8D" w:rsidP="008F2A8D">
      <w:pPr>
        <w:rPr>
          <w:b/>
        </w:rPr>
      </w:pPr>
      <w:r w:rsidRPr="007666F8">
        <w:t xml:space="preserve">The total Fees payable to the University by the Client for the Services </w:t>
      </w:r>
      <w:r w:rsidR="00991CA4">
        <w:t>and [</w:t>
      </w:r>
      <w:r w:rsidR="00991CA4" w:rsidRPr="00991CA4">
        <w:rPr>
          <w:highlight w:val="yellow"/>
        </w:rPr>
        <w:t>including/excluding</w:t>
      </w:r>
      <w:r w:rsidR="00991CA4">
        <w:t xml:space="preserve">] any expenses </w:t>
      </w:r>
      <w:r w:rsidRPr="007666F8">
        <w:t xml:space="preserve">is </w:t>
      </w:r>
      <w:r w:rsidRPr="007666F8">
        <w:rPr>
          <w:b/>
        </w:rPr>
        <w:t>$[</w:t>
      </w:r>
      <w:proofErr w:type="spellStart"/>
      <w:r w:rsidRPr="008825E8">
        <w:rPr>
          <w:b/>
          <w:highlight w:val="yellow"/>
        </w:rPr>
        <w:t>xxxx</w:t>
      </w:r>
      <w:proofErr w:type="spellEnd"/>
      <w:r w:rsidRPr="007666F8">
        <w:rPr>
          <w:b/>
        </w:rPr>
        <w:t>]</w:t>
      </w:r>
      <w:r w:rsidR="00AC1A79" w:rsidRPr="007666F8">
        <w:rPr>
          <w:b/>
        </w:rPr>
        <w:t xml:space="preserve"> (</w:t>
      </w:r>
      <w:proofErr w:type="spellStart"/>
      <w:r w:rsidR="00AC1A79" w:rsidRPr="007666F8">
        <w:rPr>
          <w:b/>
        </w:rPr>
        <w:t>excl</w:t>
      </w:r>
      <w:proofErr w:type="spellEnd"/>
      <w:r w:rsidR="00AC1A79" w:rsidRPr="007666F8">
        <w:rPr>
          <w:b/>
        </w:rPr>
        <w:t xml:space="preserve"> GST)</w:t>
      </w:r>
      <w:r w:rsidR="008825E8">
        <w:rPr>
          <w:b/>
        </w:rPr>
        <w:t xml:space="preserve"> </w:t>
      </w:r>
    </w:p>
    <w:p w14:paraId="1FA19D77" w14:textId="77777777" w:rsidR="003D47B4" w:rsidRPr="00794E3D" w:rsidRDefault="003D47B4" w:rsidP="003D47B4">
      <w:pPr>
        <w:rPr>
          <w:bCs/>
        </w:rPr>
      </w:pPr>
      <w:r>
        <w:rPr>
          <w:bCs/>
        </w:rPr>
        <w:t>[The Client acknowledges that the Fees and expenses (if any) reflect the [</w:t>
      </w:r>
      <w:r w:rsidRPr="00D1429B">
        <w:rPr>
          <w:bCs/>
          <w:highlight w:val="yellow"/>
        </w:rPr>
        <w:t>quote/estimate [insert the name of the relevant document</w:t>
      </w:r>
      <w:r>
        <w:rPr>
          <w:bCs/>
        </w:rPr>
        <w:t>] date [</w:t>
      </w:r>
      <w:r w:rsidRPr="00D1429B">
        <w:rPr>
          <w:bCs/>
          <w:highlight w:val="yellow"/>
        </w:rPr>
        <w:t>DD Month YYYY</w:t>
      </w:r>
      <w:r>
        <w:rPr>
          <w:bCs/>
        </w:rPr>
        <w:t>].  The parties will negotiate in good faith any revised increase to costs where the University (acting reasonably) notifies the Client that the cost of providing the Services no longer reflects the original [</w:t>
      </w:r>
      <w:r w:rsidRPr="00853D0B">
        <w:rPr>
          <w:bCs/>
          <w:highlight w:val="yellow"/>
        </w:rPr>
        <w:t>quote/estimate of [date</w:t>
      </w:r>
      <w:r>
        <w:rPr>
          <w:bCs/>
        </w:rPr>
        <w:t>].]</w:t>
      </w:r>
    </w:p>
    <w:p w14:paraId="15FC5F5F" w14:textId="21CE7D76" w:rsidR="00167662" w:rsidRPr="008825E8" w:rsidRDefault="00167662" w:rsidP="00B254CA">
      <w:pPr>
        <w:pStyle w:val="Heading2"/>
        <w:rPr>
          <w:bCs/>
        </w:rPr>
      </w:pPr>
      <w:r>
        <w:t>Invoicing and Fees</w:t>
      </w:r>
    </w:p>
    <w:p w14:paraId="7A60BADE" w14:textId="53BCFFFC" w:rsidR="00F56D43" w:rsidRDefault="00167662" w:rsidP="00167662">
      <w:pPr>
        <w:rPr>
          <w:b/>
          <w:bCs/>
          <w:color w:val="FF0000"/>
        </w:rPr>
      </w:pPr>
      <w:r w:rsidRPr="00432086">
        <w:rPr>
          <w:b/>
          <w:bCs/>
          <w:color w:val="FF0000"/>
        </w:rPr>
        <w:t>[</w:t>
      </w:r>
      <w:r w:rsidR="00AD732C">
        <w:rPr>
          <w:b/>
          <w:bCs/>
          <w:color w:val="FF0000"/>
        </w:rPr>
        <w:t>SELECT OPTION A</w:t>
      </w:r>
      <w:r w:rsidR="007C427A">
        <w:rPr>
          <w:b/>
          <w:bCs/>
          <w:color w:val="FF0000"/>
        </w:rPr>
        <w:t>,</w:t>
      </w:r>
      <w:r w:rsidR="00AD732C">
        <w:rPr>
          <w:b/>
          <w:bCs/>
          <w:color w:val="FF0000"/>
        </w:rPr>
        <w:t xml:space="preserve"> B</w:t>
      </w:r>
      <w:r w:rsidR="007C427A">
        <w:rPr>
          <w:b/>
          <w:bCs/>
          <w:color w:val="FF0000"/>
        </w:rPr>
        <w:t xml:space="preserve"> or C</w:t>
      </w:r>
      <w:r w:rsidR="00AD732C">
        <w:rPr>
          <w:b/>
          <w:bCs/>
          <w:color w:val="FF0000"/>
        </w:rPr>
        <w:t>, DEPENDING ON WHETHER FEES ARE PAYABLE ON COMPLE</w:t>
      </w:r>
      <w:r w:rsidR="00F56D43">
        <w:rPr>
          <w:b/>
          <w:bCs/>
          <w:color w:val="FF0000"/>
        </w:rPr>
        <w:t>TION OF MILESTONES</w:t>
      </w:r>
      <w:r w:rsidR="007C427A">
        <w:rPr>
          <w:b/>
          <w:bCs/>
          <w:color w:val="FF0000"/>
        </w:rPr>
        <w:t>,</w:t>
      </w:r>
      <w:r w:rsidR="00F56D43">
        <w:rPr>
          <w:b/>
          <w:bCs/>
          <w:color w:val="FF0000"/>
        </w:rPr>
        <w:t xml:space="preserve"> JUST PERIODICALLY AT STATED TIMES</w:t>
      </w:r>
      <w:r w:rsidR="007C427A">
        <w:rPr>
          <w:b/>
          <w:bCs/>
          <w:color w:val="FF0000"/>
        </w:rPr>
        <w:t xml:space="preserve"> OR ON A TIME AND MATERIALS</w:t>
      </w:r>
      <w:r w:rsidR="006E2C70">
        <w:rPr>
          <w:b/>
          <w:bCs/>
          <w:color w:val="FF0000"/>
        </w:rPr>
        <w:t>/RATES</w:t>
      </w:r>
      <w:r w:rsidR="007C427A">
        <w:rPr>
          <w:b/>
          <w:bCs/>
          <w:color w:val="FF0000"/>
        </w:rPr>
        <w:t xml:space="preserve"> BASIS</w:t>
      </w:r>
      <w:r w:rsidR="00F56D43">
        <w:rPr>
          <w:b/>
          <w:bCs/>
          <w:color w:val="FF0000"/>
        </w:rPr>
        <w:t>]</w:t>
      </w:r>
    </w:p>
    <w:p w14:paraId="3BE64FD2" w14:textId="2D21A0C7" w:rsidR="00167662" w:rsidRPr="007666F8" w:rsidRDefault="00F56D43" w:rsidP="00167662">
      <w:pPr>
        <w:rPr>
          <w:color w:val="FF0000"/>
        </w:rPr>
      </w:pPr>
      <w:r>
        <w:rPr>
          <w:b/>
          <w:bCs/>
          <w:color w:val="FF0000"/>
        </w:rPr>
        <w:t>[</w:t>
      </w:r>
      <w:r w:rsidR="00167662" w:rsidRPr="007666F8">
        <w:rPr>
          <w:b/>
          <w:color w:val="FF0000"/>
        </w:rPr>
        <w:t xml:space="preserve">OPTION </w:t>
      </w:r>
      <w:r w:rsidR="00432086">
        <w:rPr>
          <w:b/>
          <w:color w:val="FF0000"/>
        </w:rPr>
        <w:t>A</w:t>
      </w:r>
      <w:r w:rsidR="00167662" w:rsidRPr="007666F8">
        <w:rPr>
          <w:b/>
          <w:color w:val="FF0000"/>
        </w:rPr>
        <w:t xml:space="preserve"> </w:t>
      </w:r>
      <w:r w:rsidR="00432086">
        <w:rPr>
          <w:b/>
          <w:color w:val="FF0000"/>
        </w:rPr>
        <w:t>–</w:t>
      </w:r>
      <w:r w:rsidR="00167662" w:rsidRPr="007666F8">
        <w:rPr>
          <w:b/>
          <w:color w:val="FF0000"/>
        </w:rPr>
        <w:t xml:space="preserve"> </w:t>
      </w:r>
      <w:r w:rsidR="00432086">
        <w:rPr>
          <w:b/>
          <w:color w:val="FF0000"/>
        </w:rPr>
        <w:t>Fees are payable on completion of milestones</w:t>
      </w:r>
      <w:r w:rsidR="00167662" w:rsidRPr="007666F8">
        <w:rPr>
          <w:color w:val="FF0000"/>
        </w:rPr>
        <w:t>]</w:t>
      </w:r>
    </w:p>
    <w:p w14:paraId="1A5DCDED" w14:textId="6FF65351" w:rsidR="008F2A8D" w:rsidRPr="007666F8" w:rsidRDefault="00566312" w:rsidP="008F2A8D">
      <w:r>
        <w:t>The University will provide invoices on or after completion of each milestone for the stated Fees (including expenses if applicable), as set out below.</w:t>
      </w:r>
    </w:p>
    <w:tbl>
      <w:tblPr>
        <w:tblStyle w:val="Schedules"/>
        <w:tblW w:w="0" w:type="auto"/>
        <w:tblLook w:val="0420" w:firstRow="1" w:lastRow="0" w:firstColumn="0" w:lastColumn="0" w:noHBand="0" w:noVBand="1"/>
      </w:tblPr>
      <w:tblGrid>
        <w:gridCol w:w="2925"/>
        <w:gridCol w:w="2954"/>
        <w:gridCol w:w="3137"/>
      </w:tblGrid>
      <w:tr w:rsidR="008F2A8D" w:rsidRPr="006329FE" w14:paraId="66B989CA" w14:textId="77777777" w:rsidTr="00273C47">
        <w:trPr>
          <w:cnfStyle w:val="100000000000" w:firstRow="1" w:lastRow="0" w:firstColumn="0" w:lastColumn="0" w:oddVBand="0" w:evenVBand="0" w:oddHBand="0" w:evenHBand="0" w:firstRowFirstColumn="0" w:firstRowLastColumn="0" w:lastRowFirstColumn="0" w:lastRowLastColumn="0"/>
        </w:trPr>
        <w:tc>
          <w:tcPr>
            <w:tcW w:w="2925" w:type="dxa"/>
          </w:tcPr>
          <w:p w14:paraId="1BB1C974" w14:textId="77777777" w:rsidR="008F2A8D" w:rsidRPr="006329FE" w:rsidRDefault="008F2A8D" w:rsidP="00B254CA">
            <w:pPr>
              <w:keepNext/>
              <w:rPr>
                <w:color w:val="FFFFFF" w:themeColor="background1"/>
              </w:rPr>
            </w:pPr>
            <w:r w:rsidRPr="006329FE">
              <w:rPr>
                <w:color w:val="FFFFFF" w:themeColor="background1"/>
              </w:rPr>
              <w:t>Milestone</w:t>
            </w:r>
          </w:p>
        </w:tc>
        <w:tc>
          <w:tcPr>
            <w:tcW w:w="2954" w:type="dxa"/>
          </w:tcPr>
          <w:p w14:paraId="0E8A1E24" w14:textId="77777777" w:rsidR="008F2A8D" w:rsidRPr="006329FE" w:rsidRDefault="008F2A8D" w:rsidP="00273C47">
            <w:pPr>
              <w:jc w:val="left"/>
              <w:rPr>
                <w:color w:val="FFFFFF" w:themeColor="background1"/>
              </w:rPr>
            </w:pPr>
            <w:r w:rsidRPr="006329FE">
              <w:rPr>
                <w:color w:val="FFFFFF" w:themeColor="background1"/>
              </w:rPr>
              <w:t>Estimated completion date</w:t>
            </w:r>
          </w:p>
        </w:tc>
        <w:tc>
          <w:tcPr>
            <w:tcW w:w="3137" w:type="dxa"/>
          </w:tcPr>
          <w:p w14:paraId="63B30AFD" w14:textId="70F50E04" w:rsidR="008F2A8D" w:rsidRPr="006329FE" w:rsidRDefault="00F13577" w:rsidP="000E5934">
            <w:pPr>
              <w:rPr>
                <w:color w:val="FFFFFF" w:themeColor="background1"/>
              </w:rPr>
            </w:pPr>
            <w:r>
              <w:rPr>
                <w:color w:val="FFFFFF" w:themeColor="background1"/>
              </w:rPr>
              <w:t>Fees</w:t>
            </w:r>
            <w:r w:rsidR="00DB53DF" w:rsidRPr="006329FE">
              <w:rPr>
                <w:color w:val="FFFFFF" w:themeColor="background1"/>
              </w:rPr>
              <w:t xml:space="preserve"> </w:t>
            </w:r>
            <w:r w:rsidR="008F2A8D" w:rsidRPr="006329FE">
              <w:rPr>
                <w:color w:val="FFFFFF" w:themeColor="background1"/>
              </w:rPr>
              <w:t>(</w:t>
            </w:r>
            <w:proofErr w:type="spellStart"/>
            <w:r w:rsidR="008F2A8D" w:rsidRPr="006329FE">
              <w:rPr>
                <w:color w:val="FFFFFF" w:themeColor="background1"/>
              </w:rPr>
              <w:t>excl</w:t>
            </w:r>
            <w:proofErr w:type="spellEnd"/>
            <w:r w:rsidR="008F2A8D" w:rsidRPr="006329FE">
              <w:rPr>
                <w:color w:val="FFFFFF" w:themeColor="background1"/>
              </w:rPr>
              <w:t xml:space="preserve"> GST)</w:t>
            </w:r>
          </w:p>
        </w:tc>
      </w:tr>
      <w:tr w:rsidR="008F2A8D" w14:paraId="21DB08AE" w14:textId="77777777" w:rsidTr="00273C47">
        <w:trPr>
          <w:cnfStyle w:val="000000100000" w:firstRow="0" w:lastRow="0" w:firstColumn="0" w:lastColumn="0" w:oddVBand="0" w:evenVBand="0" w:oddHBand="1" w:evenHBand="0" w:firstRowFirstColumn="0" w:firstRowLastColumn="0" w:lastRowFirstColumn="0" w:lastRowLastColumn="0"/>
        </w:trPr>
        <w:tc>
          <w:tcPr>
            <w:tcW w:w="2925" w:type="dxa"/>
          </w:tcPr>
          <w:p w14:paraId="76E7EA37" w14:textId="77777777" w:rsidR="008F2A8D" w:rsidRPr="007666F8" w:rsidRDefault="008F2A8D" w:rsidP="000E5934"/>
        </w:tc>
        <w:tc>
          <w:tcPr>
            <w:tcW w:w="2954" w:type="dxa"/>
          </w:tcPr>
          <w:p w14:paraId="3A112609" w14:textId="77777777" w:rsidR="008F2A8D" w:rsidRPr="007666F8" w:rsidRDefault="008F2A8D" w:rsidP="000E5934"/>
        </w:tc>
        <w:tc>
          <w:tcPr>
            <w:tcW w:w="3137" w:type="dxa"/>
          </w:tcPr>
          <w:p w14:paraId="3EECEA08" w14:textId="77777777" w:rsidR="008F2A8D" w:rsidRPr="007666F8" w:rsidRDefault="008F2A8D" w:rsidP="000E5934"/>
        </w:tc>
      </w:tr>
      <w:tr w:rsidR="00F11DFC" w14:paraId="635BDD9A" w14:textId="77777777">
        <w:trPr>
          <w:cnfStyle w:val="000000010000" w:firstRow="0" w:lastRow="0" w:firstColumn="0" w:lastColumn="0" w:oddVBand="0" w:evenVBand="0" w:oddHBand="0" w:evenHBand="1" w:firstRowFirstColumn="0" w:firstRowLastColumn="0" w:lastRowFirstColumn="0" w:lastRowLastColumn="0"/>
        </w:trPr>
        <w:tc>
          <w:tcPr>
            <w:tcW w:w="5879" w:type="dxa"/>
            <w:gridSpan w:val="2"/>
          </w:tcPr>
          <w:p w14:paraId="200A9B6C" w14:textId="52461709" w:rsidR="00F11DFC" w:rsidRPr="00D21FD5" w:rsidRDefault="00F11DFC" w:rsidP="00D21FD5">
            <w:pPr>
              <w:jc w:val="right"/>
              <w:rPr>
                <w:b/>
                <w:bCs/>
              </w:rPr>
            </w:pPr>
            <w:r>
              <w:rPr>
                <w:b/>
                <w:bCs/>
              </w:rPr>
              <w:t>Total:</w:t>
            </w:r>
          </w:p>
        </w:tc>
        <w:tc>
          <w:tcPr>
            <w:tcW w:w="3137" w:type="dxa"/>
          </w:tcPr>
          <w:p w14:paraId="51F9486A" w14:textId="77777777" w:rsidR="00F11DFC" w:rsidRPr="007666F8" w:rsidRDefault="00F11DFC" w:rsidP="000E5934"/>
        </w:tc>
      </w:tr>
    </w:tbl>
    <w:p w14:paraId="6AE8B188" w14:textId="77777777" w:rsidR="008F2A8D" w:rsidRPr="007666F8" w:rsidRDefault="008F2A8D" w:rsidP="008F2A8D"/>
    <w:p w14:paraId="38B0F57E" w14:textId="692F78FD" w:rsidR="003D58FC" w:rsidRPr="007666F8" w:rsidRDefault="003D58FC" w:rsidP="003D58FC">
      <w:pPr>
        <w:rPr>
          <w:color w:val="FF0000"/>
        </w:rPr>
      </w:pPr>
      <w:r>
        <w:rPr>
          <w:b/>
          <w:bCs/>
          <w:color w:val="FF0000"/>
        </w:rPr>
        <w:t>[</w:t>
      </w:r>
      <w:r w:rsidRPr="007666F8">
        <w:rPr>
          <w:b/>
          <w:color w:val="FF0000"/>
        </w:rPr>
        <w:t xml:space="preserve">OPTION </w:t>
      </w:r>
      <w:r>
        <w:rPr>
          <w:b/>
          <w:color w:val="FF0000"/>
        </w:rPr>
        <w:t>B</w:t>
      </w:r>
      <w:r w:rsidRPr="007666F8">
        <w:rPr>
          <w:b/>
          <w:color w:val="FF0000"/>
        </w:rPr>
        <w:t xml:space="preserve"> </w:t>
      </w:r>
      <w:r>
        <w:rPr>
          <w:b/>
          <w:color w:val="FF0000"/>
        </w:rPr>
        <w:t>–</w:t>
      </w:r>
      <w:r w:rsidRPr="007666F8">
        <w:rPr>
          <w:b/>
          <w:color w:val="FF0000"/>
        </w:rPr>
        <w:t xml:space="preserve"> </w:t>
      </w:r>
      <w:r>
        <w:rPr>
          <w:b/>
          <w:color w:val="FF0000"/>
        </w:rPr>
        <w:t xml:space="preserve">Fees are payable on </w:t>
      </w:r>
      <w:r w:rsidR="002B1344">
        <w:rPr>
          <w:b/>
          <w:color w:val="FF0000"/>
        </w:rPr>
        <w:t xml:space="preserve">certain </w:t>
      </w:r>
      <w:r w:rsidR="00A1743F">
        <w:rPr>
          <w:b/>
          <w:color w:val="FF0000"/>
        </w:rPr>
        <w:t>date</w:t>
      </w:r>
      <w:r w:rsidR="00AC4CED">
        <w:rPr>
          <w:b/>
          <w:color w:val="FF0000"/>
        </w:rPr>
        <w:t>s</w:t>
      </w:r>
      <w:r w:rsidRPr="007666F8">
        <w:rPr>
          <w:color w:val="FF0000"/>
        </w:rPr>
        <w:t>]</w:t>
      </w:r>
    </w:p>
    <w:p w14:paraId="33415CE8" w14:textId="580F0FB7" w:rsidR="008F2A8D" w:rsidRPr="007666F8" w:rsidRDefault="008F2A8D" w:rsidP="008F2A8D">
      <w:r w:rsidRPr="007666F8">
        <w:t xml:space="preserve">The </w:t>
      </w:r>
      <w:r w:rsidR="0068086D">
        <w:t>University will provide invoices on or after the stated dates for the stated Fees (including expenses if applicable) as set out below</w:t>
      </w:r>
      <w:r w:rsidRPr="007666F8">
        <w:t>.</w:t>
      </w:r>
    </w:p>
    <w:tbl>
      <w:tblPr>
        <w:tblStyle w:val="Schedules"/>
        <w:tblW w:w="6232" w:type="dxa"/>
        <w:tblLook w:val="0420" w:firstRow="1" w:lastRow="0" w:firstColumn="0" w:lastColumn="0" w:noHBand="0" w:noVBand="1"/>
      </w:tblPr>
      <w:tblGrid>
        <w:gridCol w:w="3114"/>
        <w:gridCol w:w="3118"/>
      </w:tblGrid>
      <w:tr w:rsidR="008F2A8D" w:rsidRPr="006329FE" w14:paraId="5023466D" w14:textId="77777777" w:rsidTr="00273C47">
        <w:trPr>
          <w:cnfStyle w:val="100000000000" w:firstRow="1" w:lastRow="0" w:firstColumn="0" w:lastColumn="0" w:oddVBand="0" w:evenVBand="0" w:oddHBand="0" w:evenHBand="0" w:firstRowFirstColumn="0" w:firstRowLastColumn="0" w:lastRowFirstColumn="0" w:lastRowLastColumn="0"/>
        </w:trPr>
        <w:tc>
          <w:tcPr>
            <w:tcW w:w="3114" w:type="dxa"/>
          </w:tcPr>
          <w:p w14:paraId="6D960CD1" w14:textId="3C9CB6F1" w:rsidR="008F2A8D" w:rsidRPr="006329FE" w:rsidRDefault="00A751BA" w:rsidP="00B254CA">
            <w:pPr>
              <w:keepNext/>
              <w:rPr>
                <w:color w:val="FFFFFF" w:themeColor="background1"/>
              </w:rPr>
            </w:pPr>
            <w:r>
              <w:rPr>
                <w:color w:val="FFFFFF" w:themeColor="background1"/>
              </w:rPr>
              <w:t xml:space="preserve">Dates </w:t>
            </w:r>
          </w:p>
        </w:tc>
        <w:tc>
          <w:tcPr>
            <w:tcW w:w="3118" w:type="dxa"/>
          </w:tcPr>
          <w:p w14:paraId="30769447" w14:textId="5A8A3B9B" w:rsidR="008F2A8D" w:rsidRPr="006329FE" w:rsidRDefault="00F13577" w:rsidP="000E5934">
            <w:pPr>
              <w:rPr>
                <w:color w:val="FFFFFF" w:themeColor="background1"/>
              </w:rPr>
            </w:pPr>
            <w:r>
              <w:rPr>
                <w:color w:val="FFFFFF" w:themeColor="background1"/>
              </w:rPr>
              <w:t>Fees</w:t>
            </w:r>
            <w:r w:rsidR="008F2A8D" w:rsidRPr="006329FE">
              <w:rPr>
                <w:color w:val="FFFFFF" w:themeColor="background1"/>
              </w:rPr>
              <w:t xml:space="preserve"> (</w:t>
            </w:r>
            <w:proofErr w:type="spellStart"/>
            <w:r w:rsidR="008F2A8D" w:rsidRPr="006329FE">
              <w:rPr>
                <w:color w:val="FFFFFF" w:themeColor="background1"/>
              </w:rPr>
              <w:t>excl</w:t>
            </w:r>
            <w:proofErr w:type="spellEnd"/>
            <w:r w:rsidR="008F2A8D" w:rsidRPr="006329FE">
              <w:rPr>
                <w:color w:val="FFFFFF" w:themeColor="background1"/>
              </w:rPr>
              <w:t xml:space="preserve"> GST)</w:t>
            </w:r>
          </w:p>
        </w:tc>
      </w:tr>
      <w:tr w:rsidR="008F2A8D" w14:paraId="75BE20D0" w14:textId="77777777" w:rsidTr="00273C47">
        <w:trPr>
          <w:cnfStyle w:val="000000100000" w:firstRow="0" w:lastRow="0" w:firstColumn="0" w:lastColumn="0" w:oddVBand="0" w:evenVBand="0" w:oddHBand="1" w:evenHBand="0" w:firstRowFirstColumn="0" w:firstRowLastColumn="0" w:lastRowFirstColumn="0" w:lastRowLastColumn="0"/>
        </w:trPr>
        <w:tc>
          <w:tcPr>
            <w:tcW w:w="3114" w:type="dxa"/>
          </w:tcPr>
          <w:p w14:paraId="7451AD3E" w14:textId="77777777" w:rsidR="008F2A8D" w:rsidRPr="007666F8" w:rsidRDefault="008F2A8D" w:rsidP="000E5934"/>
        </w:tc>
        <w:tc>
          <w:tcPr>
            <w:tcW w:w="3118" w:type="dxa"/>
          </w:tcPr>
          <w:p w14:paraId="7C702811" w14:textId="77777777" w:rsidR="008F2A8D" w:rsidRPr="007666F8" w:rsidRDefault="008F2A8D" w:rsidP="000E5934"/>
        </w:tc>
      </w:tr>
      <w:tr w:rsidR="00F13577" w14:paraId="45502523" w14:textId="77777777" w:rsidTr="00273C47">
        <w:trPr>
          <w:cnfStyle w:val="000000010000" w:firstRow="0" w:lastRow="0" w:firstColumn="0" w:lastColumn="0" w:oddVBand="0" w:evenVBand="0" w:oddHBand="0" w:evenHBand="1" w:firstRowFirstColumn="0" w:firstRowLastColumn="0" w:lastRowFirstColumn="0" w:lastRowLastColumn="0"/>
        </w:trPr>
        <w:tc>
          <w:tcPr>
            <w:tcW w:w="3114" w:type="dxa"/>
          </w:tcPr>
          <w:p w14:paraId="1787A3FF" w14:textId="18B2664C" w:rsidR="00F13577" w:rsidRPr="00D21FD5" w:rsidRDefault="00F13577" w:rsidP="00F13577">
            <w:pPr>
              <w:jc w:val="right"/>
              <w:rPr>
                <w:b/>
                <w:bCs/>
              </w:rPr>
            </w:pPr>
            <w:r w:rsidRPr="00D21FD5">
              <w:rPr>
                <w:b/>
                <w:bCs/>
              </w:rPr>
              <w:t>Total:</w:t>
            </w:r>
          </w:p>
        </w:tc>
        <w:tc>
          <w:tcPr>
            <w:tcW w:w="3118" w:type="dxa"/>
          </w:tcPr>
          <w:p w14:paraId="49AB2250" w14:textId="77777777" w:rsidR="00F13577" w:rsidRPr="007666F8" w:rsidRDefault="00F13577" w:rsidP="000E5934"/>
        </w:tc>
      </w:tr>
    </w:tbl>
    <w:p w14:paraId="32DA292F" w14:textId="77777777" w:rsidR="007023B6" w:rsidRPr="007023B6" w:rsidRDefault="007023B6" w:rsidP="007023B6">
      <w:pPr>
        <w:rPr>
          <w:color w:val="auto"/>
        </w:rPr>
      </w:pPr>
    </w:p>
    <w:p w14:paraId="44914DA3" w14:textId="496B4245" w:rsidR="007023B6" w:rsidRPr="007666F8" w:rsidRDefault="007023B6" w:rsidP="007023B6">
      <w:r w:rsidRPr="007666F8">
        <w:rPr>
          <w:color w:val="FF0000"/>
        </w:rPr>
        <w:lastRenderedPageBreak/>
        <w:t>[</w:t>
      </w:r>
      <w:r w:rsidRPr="007666F8">
        <w:rPr>
          <w:b/>
          <w:color w:val="FF0000"/>
        </w:rPr>
        <w:t xml:space="preserve">OPTION </w:t>
      </w:r>
      <w:r>
        <w:rPr>
          <w:b/>
          <w:color w:val="FF0000"/>
        </w:rPr>
        <w:t>C</w:t>
      </w:r>
      <w:r w:rsidRPr="007666F8">
        <w:rPr>
          <w:b/>
          <w:color w:val="FF0000"/>
        </w:rPr>
        <w:t xml:space="preserve"> </w:t>
      </w:r>
      <w:r>
        <w:rPr>
          <w:b/>
          <w:color w:val="FF0000"/>
        </w:rPr>
        <w:t>–</w:t>
      </w:r>
      <w:r w:rsidRPr="007666F8">
        <w:rPr>
          <w:b/>
          <w:color w:val="FF0000"/>
        </w:rPr>
        <w:t xml:space="preserve"> </w:t>
      </w:r>
      <w:r>
        <w:rPr>
          <w:b/>
          <w:color w:val="FF0000"/>
        </w:rPr>
        <w:t>Time and materials/</w:t>
      </w:r>
      <w:proofErr w:type="gramStart"/>
      <w:r>
        <w:rPr>
          <w:b/>
          <w:color w:val="FF0000"/>
        </w:rPr>
        <w:t>rates based</w:t>
      </w:r>
      <w:proofErr w:type="gramEnd"/>
      <w:r>
        <w:rPr>
          <w:b/>
          <w:color w:val="FF0000"/>
        </w:rPr>
        <w:t xml:space="preserve"> fees</w:t>
      </w:r>
      <w:r w:rsidRPr="007666F8">
        <w:rPr>
          <w:color w:val="FF0000"/>
        </w:rPr>
        <w:t>]</w:t>
      </w:r>
    </w:p>
    <w:p w14:paraId="155C4D3F" w14:textId="77777777" w:rsidR="007023B6" w:rsidRDefault="007023B6" w:rsidP="007023B6">
      <w:r w:rsidRPr="00164369">
        <w:rPr>
          <w:b/>
        </w:rPr>
        <w:t>Fees/Rate</w:t>
      </w:r>
      <w:proofErr w:type="gramStart"/>
      <w:r w:rsidRPr="00164369">
        <w:t>:  [</w:t>
      </w:r>
      <w:proofErr w:type="gramEnd"/>
      <w:r w:rsidRPr="00164369">
        <w:rPr>
          <w:highlight w:val="yellow"/>
        </w:rPr>
        <w:t xml:space="preserve">insert e.g. $xxx per hour </w:t>
      </w:r>
      <w:r>
        <w:rPr>
          <w:highlight w:val="yellow"/>
        </w:rPr>
        <w:t>[</w:t>
      </w:r>
      <w:r w:rsidRPr="00164369">
        <w:rPr>
          <w:highlight w:val="yellow"/>
        </w:rPr>
        <w:t>for a maximum of xx hours</w:t>
      </w:r>
      <w:r>
        <w:rPr>
          <w:highlight w:val="yellow"/>
        </w:rPr>
        <w:t>]</w:t>
      </w:r>
      <w:r w:rsidRPr="00164369">
        <w:rPr>
          <w:highlight w:val="yellow"/>
        </w:rPr>
        <w:t xml:space="preserve">, </w:t>
      </w:r>
      <w:r>
        <w:rPr>
          <w:highlight w:val="yellow"/>
        </w:rPr>
        <w:t>[</w:t>
      </w:r>
      <w:r w:rsidRPr="00164369">
        <w:rPr>
          <w:highlight w:val="yellow"/>
        </w:rPr>
        <w:t>for a total maximum Fee of $xxx</w:t>
      </w:r>
      <w:r>
        <w:rPr>
          <w:highlight w:val="yellow"/>
        </w:rPr>
        <w:t>]</w:t>
      </w:r>
      <w:r w:rsidRPr="00164369">
        <w:rPr>
          <w:highlight w:val="yellow"/>
        </w:rPr>
        <w:t xml:space="preserve"> </w:t>
      </w:r>
      <w:proofErr w:type="spellStart"/>
      <w:r>
        <w:rPr>
          <w:highlight w:val="yellow"/>
        </w:rPr>
        <w:t>excl</w:t>
      </w:r>
      <w:proofErr w:type="spellEnd"/>
      <w:r w:rsidRPr="00164369">
        <w:rPr>
          <w:highlight w:val="yellow"/>
        </w:rPr>
        <w:t xml:space="preserve"> GST (if any)</w:t>
      </w:r>
      <w:r w:rsidRPr="00164369">
        <w:t>]</w:t>
      </w:r>
    </w:p>
    <w:p w14:paraId="2DDE36C7" w14:textId="431CB62D" w:rsidR="0048490A" w:rsidRDefault="006A3107" w:rsidP="00B254CA">
      <w:pPr>
        <w:pStyle w:val="Heading2"/>
      </w:pPr>
      <w:r>
        <w:t>Expenses</w:t>
      </w:r>
    </w:p>
    <w:tbl>
      <w:tblPr>
        <w:tblStyle w:val="Schedules"/>
        <w:tblW w:w="6232" w:type="dxa"/>
        <w:tblLook w:val="0420" w:firstRow="1" w:lastRow="0" w:firstColumn="0" w:lastColumn="0" w:noHBand="0" w:noVBand="1"/>
      </w:tblPr>
      <w:tblGrid>
        <w:gridCol w:w="3114"/>
        <w:gridCol w:w="3118"/>
      </w:tblGrid>
      <w:tr w:rsidR="00E90332" w:rsidRPr="006329FE" w14:paraId="2303E179" w14:textId="77777777">
        <w:trPr>
          <w:cnfStyle w:val="100000000000" w:firstRow="1" w:lastRow="0" w:firstColumn="0" w:lastColumn="0" w:oddVBand="0" w:evenVBand="0" w:oddHBand="0" w:evenHBand="0" w:firstRowFirstColumn="0" w:firstRowLastColumn="0" w:lastRowFirstColumn="0" w:lastRowLastColumn="0"/>
        </w:trPr>
        <w:tc>
          <w:tcPr>
            <w:tcW w:w="3114" w:type="dxa"/>
          </w:tcPr>
          <w:p w14:paraId="64ADFE39" w14:textId="0541947A" w:rsidR="00E90332" w:rsidRPr="006329FE" w:rsidRDefault="00E90332" w:rsidP="00B254CA">
            <w:pPr>
              <w:keepNext/>
              <w:rPr>
                <w:color w:val="FFFFFF" w:themeColor="background1"/>
              </w:rPr>
            </w:pPr>
            <w:r>
              <w:rPr>
                <w:color w:val="FFFFFF" w:themeColor="background1"/>
              </w:rPr>
              <w:t xml:space="preserve">Expenses </w:t>
            </w:r>
          </w:p>
        </w:tc>
        <w:tc>
          <w:tcPr>
            <w:tcW w:w="3118" w:type="dxa"/>
          </w:tcPr>
          <w:p w14:paraId="01FEB21E" w14:textId="77777777" w:rsidR="00E90332" w:rsidRPr="006329FE" w:rsidRDefault="00E90332">
            <w:pPr>
              <w:rPr>
                <w:color w:val="FFFFFF" w:themeColor="background1"/>
              </w:rPr>
            </w:pPr>
            <w:r w:rsidRPr="006329FE">
              <w:rPr>
                <w:color w:val="FFFFFF" w:themeColor="background1"/>
              </w:rPr>
              <w:t>Amount (</w:t>
            </w:r>
            <w:proofErr w:type="spellStart"/>
            <w:r w:rsidRPr="006329FE">
              <w:rPr>
                <w:color w:val="FFFFFF" w:themeColor="background1"/>
              </w:rPr>
              <w:t>excl</w:t>
            </w:r>
            <w:proofErr w:type="spellEnd"/>
            <w:r w:rsidRPr="006329FE">
              <w:rPr>
                <w:color w:val="FFFFFF" w:themeColor="background1"/>
              </w:rPr>
              <w:t xml:space="preserve"> GST)</w:t>
            </w:r>
          </w:p>
        </w:tc>
      </w:tr>
      <w:tr w:rsidR="00E90332" w14:paraId="10434F90" w14:textId="77777777">
        <w:trPr>
          <w:cnfStyle w:val="000000100000" w:firstRow="0" w:lastRow="0" w:firstColumn="0" w:lastColumn="0" w:oddVBand="0" w:evenVBand="0" w:oddHBand="1" w:evenHBand="0" w:firstRowFirstColumn="0" w:firstRowLastColumn="0" w:lastRowFirstColumn="0" w:lastRowLastColumn="0"/>
        </w:trPr>
        <w:tc>
          <w:tcPr>
            <w:tcW w:w="3114" w:type="dxa"/>
          </w:tcPr>
          <w:p w14:paraId="66ED97C1" w14:textId="77777777" w:rsidR="00E90332" w:rsidRPr="007666F8" w:rsidRDefault="00E90332"/>
        </w:tc>
        <w:tc>
          <w:tcPr>
            <w:tcW w:w="3118" w:type="dxa"/>
          </w:tcPr>
          <w:p w14:paraId="43E3ABD1" w14:textId="77777777" w:rsidR="00E90332" w:rsidRPr="007666F8" w:rsidRDefault="00E90332"/>
        </w:tc>
      </w:tr>
      <w:tr w:rsidR="00931DF5" w14:paraId="7FC43A96" w14:textId="77777777">
        <w:trPr>
          <w:cnfStyle w:val="000000010000" w:firstRow="0" w:lastRow="0" w:firstColumn="0" w:lastColumn="0" w:oddVBand="0" w:evenVBand="0" w:oddHBand="0" w:evenHBand="1" w:firstRowFirstColumn="0" w:firstRowLastColumn="0" w:lastRowFirstColumn="0" w:lastRowLastColumn="0"/>
        </w:trPr>
        <w:tc>
          <w:tcPr>
            <w:tcW w:w="3114" w:type="dxa"/>
          </w:tcPr>
          <w:p w14:paraId="01CAC15D" w14:textId="77777777" w:rsidR="00931DF5" w:rsidRPr="007666F8" w:rsidRDefault="00931DF5"/>
        </w:tc>
        <w:tc>
          <w:tcPr>
            <w:tcW w:w="3118" w:type="dxa"/>
          </w:tcPr>
          <w:p w14:paraId="5A68C115" w14:textId="77777777" w:rsidR="00931DF5" w:rsidRPr="007666F8" w:rsidRDefault="00931DF5"/>
        </w:tc>
      </w:tr>
    </w:tbl>
    <w:p w14:paraId="33603F83" w14:textId="0E7157C3" w:rsidR="00931DF5" w:rsidRDefault="00931DF5" w:rsidP="00931DF5">
      <w:r w:rsidRPr="00931DF5">
        <w:rPr>
          <w:color w:val="FF0000"/>
        </w:rPr>
        <w:t>OR</w:t>
      </w:r>
      <w:r>
        <w:t xml:space="preserve"> [</w:t>
      </w:r>
      <w:r w:rsidRPr="00A26309">
        <w:rPr>
          <w:highlight w:val="yellow"/>
        </w:rPr>
        <w:t>As agreed in advance in writing between the parties</w:t>
      </w:r>
      <w:r>
        <w:t>]</w:t>
      </w:r>
    </w:p>
    <w:p w14:paraId="75725555" w14:textId="26089C48" w:rsidR="00555617" w:rsidRPr="00851632" w:rsidRDefault="00A26309" w:rsidP="00931DF5">
      <w:r>
        <w:t>[</w:t>
      </w:r>
      <w:r w:rsidRPr="00A26309">
        <w:rPr>
          <w:highlight w:val="yellow"/>
        </w:rPr>
        <w:t>Insert if applicable: Expenses must, on request, be supported with GST receipts or other reasonable documentation</w:t>
      </w:r>
      <w:r>
        <w:t>.]</w:t>
      </w:r>
    </w:p>
    <w:p w14:paraId="203223D2" w14:textId="7001907B" w:rsidR="00555617" w:rsidRDefault="00BE24F4" w:rsidP="00931DF5">
      <w:pPr>
        <w:rPr>
          <w:highlight w:val="yellow"/>
        </w:rPr>
      </w:pPr>
      <w:r w:rsidRPr="002844F0">
        <w:t>Invoices should include the following information</w:t>
      </w:r>
      <w:proofErr w:type="gramStart"/>
      <w:r w:rsidRPr="002844F0">
        <w:t xml:space="preserve">:  </w:t>
      </w:r>
      <w:r>
        <w:rPr>
          <w:highlight w:val="yellow"/>
        </w:rPr>
        <w:t>[</w:t>
      </w:r>
      <w:proofErr w:type="gramEnd"/>
      <w:r>
        <w:rPr>
          <w:highlight w:val="yellow"/>
        </w:rPr>
        <w:t>insert e.g. Client PO number</w:t>
      </w:r>
      <w:r w:rsidR="002844F0">
        <w:rPr>
          <w:highlight w:val="yellow"/>
        </w:rPr>
        <w:t>, Milestone/Deliverable to which the invoice relates]</w:t>
      </w:r>
    </w:p>
    <w:p w14:paraId="31620FEC" w14:textId="77777777" w:rsidR="005C7EBA" w:rsidRPr="00FE5FD3" w:rsidRDefault="00A201EC" w:rsidP="000E5934">
      <w:pPr>
        <w:rPr>
          <w:b/>
          <w:bCs/>
        </w:rPr>
      </w:pPr>
      <w:r w:rsidRPr="00FE5FD3">
        <w:rPr>
          <w:b/>
          <w:bCs/>
        </w:rPr>
        <w:t xml:space="preserve">Due dates for </w:t>
      </w:r>
      <w:r w:rsidR="00FE5FD3" w:rsidRPr="00FE5FD3">
        <w:rPr>
          <w:b/>
          <w:bCs/>
        </w:rPr>
        <w:t>payments</w:t>
      </w:r>
    </w:p>
    <w:p w14:paraId="21139CC0" w14:textId="482ABDF7" w:rsidR="00FE5FD3" w:rsidRPr="00670BE6" w:rsidRDefault="007D4E67" w:rsidP="000E5934">
      <w:r w:rsidRPr="00670BE6">
        <w:t>Subject to the University providing an invoice, payments must be made by the 20</w:t>
      </w:r>
      <w:r w:rsidRPr="00670BE6">
        <w:rPr>
          <w:vertAlign w:val="superscript"/>
        </w:rPr>
        <w:t>th</w:t>
      </w:r>
      <w:r w:rsidRPr="00670BE6">
        <w:t xml:space="preserve"> of the month following the </w:t>
      </w:r>
      <w:r w:rsidR="00223F1D">
        <w:t xml:space="preserve">month of the </w:t>
      </w:r>
      <w:r w:rsidRPr="00670BE6">
        <w:t>invoice date.</w:t>
      </w:r>
    </w:p>
    <w:p w14:paraId="2CF15B36" w14:textId="6278CD11" w:rsidR="00ED2D2F" w:rsidRPr="00670BE6" w:rsidRDefault="00ED2D2F" w:rsidP="000E5934">
      <w:pPr>
        <w:sectPr w:rsidR="00ED2D2F" w:rsidRPr="00670BE6" w:rsidSect="00DA04A0">
          <w:footerReference w:type="default" r:id="rId14"/>
          <w:headerReference w:type="first" r:id="rId15"/>
          <w:footerReference w:type="first" r:id="rId16"/>
          <w:pgSz w:w="11910" w:h="16840"/>
          <w:pgMar w:top="1418" w:right="1021" w:bottom="851" w:left="1021" w:header="454" w:footer="284" w:gutter="0"/>
          <w:cols w:space="720"/>
          <w:noEndnote/>
          <w:titlePg/>
          <w:docGrid w:linePitch="326"/>
        </w:sectPr>
      </w:pPr>
    </w:p>
    <w:p w14:paraId="4ED69AEB" w14:textId="77777777" w:rsidR="005F08C8" w:rsidRPr="007666F8" w:rsidRDefault="00555617" w:rsidP="005F08C8">
      <w:pPr>
        <w:pStyle w:val="GeneralTermsheading"/>
        <w:rPr>
          <w:lang w:val="mi-NZ"/>
        </w:rPr>
        <w:sectPr w:rsidR="005F08C8" w:rsidRPr="007666F8" w:rsidSect="00DA04A0">
          <w:pgSz w:w="11906" w:h="16838"/>
          <w:pgMar w:top="1418" w:right="851" w:bottom="851" w:left="851" w:header="454" w:footer="283" w:gutter="0"/>
          <w:cols w:num="2" w:space="708"/>
          <w:docGrid w:linePitch="360"/>
        </w:sectPr>
      </w:pPr>
      <w:r w:rsidRPr="007666F8">
        <w:rPr>
          <w:lang w:val="mi-NZ"/>
        </w:rPr>
        <w:lastRenderedPageBreak/>
        <w:t>GENERAL TERMS</w:t>
      </w:r>
    </w:p>
    <w:p w14:paraId="6AA58BE4" w14:textId="400498C8" w:rsidR="00555617" w:rsidRPr="007666F8" w:rsidRDefault="00555617" w:rsidP="00515C61">
      <w:pPr>
        <w:pStyle w:val="ClauseHeading"/>
        <w:rPr>
          <w:lang w:val="mi-NZ"/>
        </w:rPr>
      </w:pPr>
      <w:r w:rsidRPr="007666F8">
        <w:rPr>
          <w:lang w:val="mi-NZ"/>
        </w:rPr>
        <w:t>DEFINITIONS AND INTERPRETATION</w:t>
      </w:r>
    </w:p>
    <w:p w14:paraId="6BF49EB7" w14:textId="77777777" w:rsidR="00555617" w:rsidRPr="00B61610" w:rsidRDefault="00555617" w:rsidP="00661469">
      <w:pPr>
        <w:pStyle w:val="List2"/>
      </w:pPr>
      <w:r w:rsidRPr="00B61610">
        <w:t xml:space="preserve">In this Agreement: </w:t>
      </w:r>
    </w:p>
    <w:p w14:paraId="2279BA1C" w14:textId="782C03B8" w:rsidR="00555617" w:rsidRPr="00B61610" w:rsidRDefault="00555617" w:rsidP="004C11C4">
      <w:pPr>
        <w:pStyle w:val="Clausenonumber"/>
      </w:pPr>
      <w:r w:rsidRPr="008D3BCD">
        <w:rPr>
          <w:b/>
          <w:bCs/>
        </w:rPr>
        <w:t>Affiliate</w:t>
      </w:r>
      <w:r w:rsidRPr="00B61610">
        <w:t xml:space="preserve"> of a party means any </w:t>
      </w:r>
      <w:r w:rsidR="006609F2">
        <w:t>person</w:t>
      </w:r>
      <w:r w:rsidR="006609F2" w:rsidRPr="00B61610">
        <w:t xml:space="preserve"> </w:t>
      </w:r>
      <w:r w:rsidRPr="00B61610">
        <w:t xml:space="preserve">that controls or is controlled by that </w:t>
      </w:r>
      <w:proofErr w:type="gramStart"/>
      <w:r w:rsidRPr="00B61610">
        <w:t>party, or</w:t>
      </w:r>
      <w:proofErr w:type="gramEnd"/>
      <w:r w:rsidRPr="00B61610">
        <w:t xml:space="preserve"> is under common control with that party.</w:t>
      </w:r>
    </w:p>
    <w:p w14:paraId="32E57FBE" w14:textId="0B51E13F" w:rsidR="00555617" w:rsidRPr="00B61610" w:rsidRDefault="00555617" w:rsidP="00AD6805">
      <w:pPr>
        <w:pStyle w:val="Clausenonumber"/>
      </w:pPr>
      <w:r w:rsidRPr="008D3BCD">
        <w:rPr>
          <w:b/>
          <w:bCs/>
        </w:rPr>
        <w:t>Agreement</w:t>
      </w:r>
      <w:r w:rsidRPr="00B61610">
        <w:t xml:space="preserve"> means this </w:t>
      </w:r>
      <w:r w:rsidR="00396342">
        <w:rPr>
          <w:rFonts w:cs="Arial"/>
          <w:i/>
          <w:iCs/>
          <w:szCs w:val="18"/>
        </w:rPr>
        <w:t>Provision of</w:t>
      </w:r>
      <w:r w:rsidRPr="00820817">
        <w:rPr>
          <w:rFonts w:cs="Arial"/>
          <w:i/>
          <w:iCs/>
          <w:szCs w:val="18"/>
        </w:rPr>
        <w:t xml:space="preserve"> Services Agreement</w:t>
      </w:r>
      <w:r w:rsidRPr="00B61610">
        <w:t>, including the Contract Details, these General Terms (as may be varied in the Contract Details) and any Schedules.</w:t>
      </w:r>
    </w:p>
    <w:p w14:paraId="4DFB76DD" w14:textId="77777777" w:rsidR="00A46482" w:rsidRDefault="00555617" w:rsidP="00AD6805">
      <w:pPr>
        <w:pStyle w:val="Clausenonumber"/>
      </w:pPr>
      <w:r w:rsidRPr="008D3BCD">
        <w:rPr>
          <w:b/>
          <w:bCs/>
        </w:rPr>
        <w:t>Background IP</w:t>
      </w:r>
      <w:r w:rsidRPr="00B61610">
        <w:t xml:space="preserve"> of a party means</w:t>
      </w:r>
    </w:p>
    <w:p w14:paraId="18890E03" w14:textId="6DB2C8B2" w:rsidR="00D0259A" w:rsidRDefault="00B43AE1" w:rsidP="00661469">
      <w:pPr>
        <w:pStyle w:val="List3"/>
      </w:pPr>
      <w:bookmarkStart w:id="2" w:name="_Ref166495920"/>
      <w:r w:rsidRPr="00B61610">
        <w:t>intellectual property, information, materials and other items of that party (or its licensors) existing prior to the date of this Agreement or developed independently of this Agreement</w:t>
      </w:r>
      <w:r w:rsidR="00D0259A">
        <w:t>;</w:t>
      </w:r>
      <w:r w:rsidR="00921800">
        <w:t xml:space="preserve"> </w:t>
      </w:r>
      <w:bookmarkEnd w:id="2"/>
      <w:r w:rsidR="002510AD">
        <w:t>and</w:t>
      </w:r>
    </w:p>
    <w:p w14:paraId="29625F03" w14:textId="5CFA825D" w:rsidR="00555617" w:rsidRPr="00B61610" w:rsidRDefault="00921800" w:rsidP="00A46482">
      <w:pPr>
        <w:pStyle w:val="List3"/>
      </w:pPr>
      <w:r>
        <w:t xml:space="preserve">modifications or improvements to any items in </w:t>
      </w:r>
      <w:r w:rsidR="00661469">
        <w:fldChar w:fldCharType="begin"/>
      </w:r>
      <w:r w:rsidR="00661469">
        <w:instrText xml:space="preserve"> REF _Ref166495920 \n \h </w:instrText>
      </w:r>
      <w:r w:rsidR="00661469">
        <w:fldChar w:fldCharType="separate"/>
      </w:r>
      <w:r w:rsidR="0035530E">
        <w:t>(a)</w:t>
      </w:r>
      <w:r w:rsidR="00661469">
        <w:fldChar w:fldCharType="end"/>
      </w:r>
      <w:r w:rsidR="00B43AE1">
        <w:t>.</w:t>
      </w:r>
      <w:r w:rsidR="00555617" w:rsidRPr="00B61610">
        <w:t xml:space="preserve"> </w:t>
      </w:r>
    </w:p>
    <w:p w14:paraId="7371A823" w14:textId="77777777" w:rsidR="00555617" w:rsidRPr="00B61610" w:rsidRDefault="00555617" w:rsidP="00AD6805">
      <w:pPr>
        <w:pStyle w:val="Clausenonumber"/>
      </w:pPr>
      <w:r w:rsidRPr="00C1380B">
        <w:rPr>
          <w:b/>
        </w:rPr>
        <w:t>Business Day</w:t>
      </w:r>
      <w:r w:rsidRPr="00B61610">
        <w:t xml:space="preserve"> means: </w:t>
      </w:r>
    </w:p>
    <w:p w14:paraId="6A4C2BB7" w14:textId="364D9815" w:rsidR="00555617" w:rsidRPr="00661469" w:rsidRDefault="00555617" w:rsidP="006C70F8">
      <w:pPr>
        <w:pStyle w:val="List3"/>
        <w:numPr>
          <w:ilvl w:val="2"/>
          <w:numId w:val="7"/>
        </w:numPr>
      </w:pPr>
      <w:r w:rsidRPr="00661469">
        <w:t xml:space="preserve">in clause </w:t>
      </w:r>
      <w:r w:rsidRPr="00661469">
        <w:fldChar w:fldCharType="begin"/>
      </w:r>
      <w:r w:rsidRPr="00661469">
        <w:instrText xml:space="preserve"> REF _Ref503949895 \r \h  \* MERGEFORMAT </w:instrText>
      </w:r>
      <w:r w:rsidRPr="00661469">
        <w:fldChar w:fldCharType="separate"/>
      </w:r>
      <w:r w:rsidR="0035530E">
        <w:t>18.3</w:t>
      </w:r>
      <w:r w:rsidRPr="00661469">
        <w:fldChar w:fldCharType="end"/>
      </w:r>
      <w:r w:rsidRPr="00661469">
        <w:t>, a day of the week, excluding Saturdays, Sundays and public holidays observed in the location of the intended recipient; or</w:t>
      </w:r>
    </w:p>
    <w:p w14:paraId="073605FE" w14:textId="61E8FCD6" w:rsidR="00555617" w:rsidRPr="00661469" w:rsidRDefault="00555617" w:rsidP="00661469">
      <w:pPr>
        <w:pStyle w:val="List3"/>
      </w:pPr>
      <w:r w:rsidRPr="00661469">
        <w:t>in any other case, a day of the week, excluding Saturdays, Sundays and public holidays observed in Auckland, New Zealand.</w:t>
      </w:r>
    </w:p>
    <w:p w14:paraId="3E909413" w14:textId="77777777" w:rsidR="00555617" w:rsidRPr="00B61610" w:rsidRDefault="00555617" w:rsidP="00AD6805">
      <w:pPr>
        <w:pStyle w:val="Clausenonumber"/>
      </w:pPr>
      <w:r w:rsidRPr="00AA569C">
        <w:rPr>
          <w:b/>
          <w:bCs/>
        </w:rPr>
        <w:t>Client Input</w:t>
      </w:r>
      <w:r w:rsidRPr="00B61610">
        <w:t xml:space="preserve"> means the materials, resources and other items set out in the Contract Details (if any).</w:t>
      </w:r>
    </w:p>
    <w:p w14:paraId="4B8D7C96" w14:textId="3F12E156" w:rsidR="00555617" w:rsidRPr="00B61610" w:rsidRDefault="00555617" w:rsidP="00AD6805">
      <w:pPr>
        <w:pStyle w:val="Clausenonumber"/>
      </w:pPr>
      <w:r w:rsidRPr="00AA569C">
        <w:rPr>
          <w:b/>
          <w:bCs/>
        </w:rPr>
        <w:t>Confidential Information</w:t>
      </w:r>
      <w:r w:rsidRPr="00B61610">
        <w:t xml:space="preserve"> of a party (</w:t>
      </w:r>
      <w:r w:rsidRPr="00064336">
        <w:rPr>
          <w:b/>
        </w:rPr>
        <w:t>Disclosing Party</w:t>
      </w:r>
      <w:r w:rsidRPr="00B61610">
        <w:t xml:space="preserve">) means all information that is about the Disclosing Party, its Affiliates, or its or its Affiliates’ affairs, or </w:t>
      </w:r>
      <w:r w:rsidR="000E0DA2">
        <w:t xml:space="preserve">which is </w:t>
      </w:r>
      <w:r w:rsidRPr="00B61610">
        <w:t>obtained by the other party (</w:t>
      </w:r>
      <w:r w:rsidRPr="00064336">
        <w:rPr>
          <w:b/>
        </w:rPr>
        <w:t>Recipient</w:t>
      </w:r>
      <w:r w:rsidRPr="00B61610">
        <w:t xml:space="preserve">) directly or indirectly from the Disclosing Party or its Affiliates </w:t>
      </w:r>
      <w:r w:rsidR="003B7432">
        <w:t>in relation</w:t>
      </w:r>
      <w:r w:rsidR="00E61428">
        <w:t xml:space="preserve"> to </w:t>
      </w:r>
      <w:r w:rsidRPr="00B61610">
        <w:t xml:space="preserve">this Agreement, and includes </w:t>
      </w:r>
      <w:r w:rsidR="00022756">
        <w:t xml:space="preserve">intellectual property of </w:t>
      </w:r>
      <w:r w:rsidR="003B7432">
        <w:t>the Disclosing Party</w:t>
      </w:r>
      <w:r w:rsidR="00022756">
        <w:t xml:space="preserve"> and </w:t>
      </w:r>
      <w:r w:rsidRPr="00B61610">
        <w:t>the terms and conditions of this Agreement, but excludes information</w:t>
      </w:r>
      <w:r w:rsidR="00DF6C23">
        <w:t xml:space="preserve"> to the extent it</w:t>
      </w:r>
      <w:r w:rsidRPr="00B61610">
        <w:t>:</w:t>
      </w:r>
    </w:p>
    <w:p w14:paraId="0DF15E9C" w14:textId="39F3087B" w:rsidR="00555617" w:rsidRPr="00B61610" w:rsidRDefault="00555617" w:rsidP="006C70F8">
      <w:pPr>
        <w:pStyle w:val="List3"/>
        <w:numPr>
          <w:ilvl w:val="2"/>
          <w:numId w:val="8"/>
        </w:numPr>
      </w:pPr>
      <w:r w:rsidRPr="00B61610">
        <w:t xml:space="preserve">is or becomes public knowledge, other than </w:t>
      </w:r>
      <w:proofErr w:type="gramStart"/>
      <w:r w:rsidRPr="00B61610">
        <w:t>as a result of</w:t>
      </w:r>
      <w:proofErr w:type="gramEnd"/>
      <w:r w:rsidRPr="00B61610">
        <w:t xml:space="preserve"> any fault of the Recipient or its permitted </w:t>
      </w:r>
      <w:proofErr w:type="spellStart"/>
      <w:proofErr w:type="gramStart"/>
      <w:r w:rsidRPr="00B61610">
        <w:t>disclosees</w:t>
      </w:r>
      <w:proofErr w:type="spellEnd"/>
      <w:r w:rsidRPr="00B61610">
        <w:t>;</w:t>
      </w:r>
      <w:proofErr w:type="gramEnd"/>
    </w:p>
    <w:p w14:paraId="7FC75186" w14:textId="3A511714" w:rsidR="00555617" w:rsidRPr="00B61610" w:rsidRDefault="00DF6C23" w:rsidP="00661469">
      <w:pPr>
        <w:pStyle w:val="List3"/>
      </w:pPr>
      <w:r>
        <w:t xml:space="preserve">is </w:t>
      </w:r>
      <w:r w:rsidR="00555617" w:rsidRPr="00B61610">
        <w:t>developed independently of this Agreement and any information of the Disclosing Party; or</w:t>
      </w:r>
    </w:p>
    <w:p w14:paraId="1C8F6D21" w14:textId="2EC1A49A" w:rsidR="00555617" w:rsidRPr="00B61610" w:rsidRDefault="00DF6C23" w:rsidP="00F13ACE">
      <w:pPr>
        <w:pStyle w:val="List3"/>
      </w:pPr>
      <w:r>
        <w:t xml:space="preserve">is </w:t>
      </w:r>
      <w:r w:rsidR="00555617" w:rsidRPr="00B61610">
        <w:t xml:space="preserve">received by the Recipient from a third party without restriction and without any breach of any obligation of confidentiality.  </w:t>
      </w:r>
    </w:p>
    <w:p w14:paraId="455A50BF" w14:textId="7574C52C" w:rsidR="00555617" w:rsidRPr="00B61610" w:rsidRDefault="00555617" w:rsidP="00AD6805">
      <w:pPr>
        <w:pStyle w:val="Clausenonumber"/>
      </w:pPr>
      <w:r w:rsidRPr="00AA569C">
        <w:rPr>
          <w:b/>
          <w:bCs/>
        </w:rPr>
        <w:t>Contract Details</w:t>
      </w:r>
      <w:r w:rsidRPr="00B61610">
        <w:t xml:space="preserve"> means the agreement-specific details set out at the front of this Agreement.</w:t>
      </w:r>
    </w:p>
    <w:p w14:paraId="48BBD75B" w14:textId="397CD17C" w:rsidR="00DF6C23" w:rsidRPr="001A5726" w:rsidRDefault="00DF6C23" w:rsidP="00AD6805">
      <w:pPr>
        <w:pStyle w:val="Clausenonumber"/>
      </w:pPr>
      <w:r>
        <w:rPr>
          <w:b/>
          <w:bCs/>
        </w:rPr>
        <w:t xml:space="preserve">End Date </w:t>
      </w:r>
      <w:r w:rsidR="001A5726">
        <w:t>means the end date set out in the Contract Details.</w:t>
      </w:r>
    </w:p>
    <w:p w14:paraId="63F1932E" w14:textId="22FE3300" w:rsidR="008526C9" w:rsidRPr="008526C9" w:rsidRDefault="008526C9" w:rsidP="00AD6805">
      <w:pPr>
        <w:pStyle w:val="Clausenonumber"/>
      </w:pPr>
      <w:r>
        <w:rPr>
          <w:b/>
          <w:bCs/>
        </w:rPr>
        <w:t xml:space="preserve">Export Controls </w:t>
      </w:r>
      <w:r>
        <w:t xml:space="preserve">has the meaning </w:t>
      </w:r>
      <w:r w:rsidR="0001265E">
        <w:t>given in clause</w:t>
      </w:r>
      <w:r w:rsidR="00FE38D1">
        <w:t xml:space="preserve"> </w:t>
      </w:r>
      <w:r w:rsidR="00FE38D1">
        <w:fldChar w:fldCharType="begin"/>
      </w:r>
      <w:r w:rsidR="00FE38D1">
        <w:instrText xml:space="preserve"> REF _Ref159425943 \w \h </w:instrText>
      </w:r>
      <w:r w:rsidR="00FE38D1">
        <w:fldChar w:fldCharType="separate"/>
      </w:r>
      <w:r w:rsidR="0035530E">
        <w:t>13.2</w:t>
      </w:r>
      <w:r w:rsidR="00FE38D1">
        <w:fldChar w:fldCharType="end"/>
      </w:r>
      <w:r w:rsidR="0001265E">
        <w:t>.</w:t>
      </w:r>
    </w:p>
    <w:p w14:paraId="34D88D59" w14:textId="76FCD706" w:rsidR="00555617" w:rsidRPr="00B61610" w:rsidRDefault="00555617" w:rsidP="00AD6805">
      <w:pPr>
        <w:pStyle w:val="Clausenonumber"/>
      </w:pPr>
      <w:r w:rsidRPr="00AA569C">
        <w:rPr>
          <w:b/>
          <w:bCs/>
        </w:rPr>
        <w:t>Fees</w:t>
      </w:r>
      <w:r w:rsidRPr="00B61610">
        <w:t xml:space="preserve"> means the fees </w:t>
      </w:r>
      <w:r w:rsidR="00A33276">
        <w:t>and</w:t>
      </w:r>
      <w:r w:rsidRPr="00B61610">
        <w:t xml:space="preserve"> expenses </w:t>
      </w:r>
      <w:r w:rsidR="00B05FB7">
        <w:t xml:space="preserve">(if any) </w:t>
      </w:r>
      <w:r w:rsidRPr="00B61610">
        <w:t>set out in Schedule 2.</w:t>
      </w:r>
    </w:p>
    <w:p w14:paraId="72B360A0" w14:textId="522A551E" w:rsidR="00555617" w:rsidRPr="00B61610" w:rsidRDefault="00555617" w:rsidP="00AD6805">
      <w:pPr>
        <w:pStyle w:val="Clausenonumber"/>
      </w:pPr>
      <w:r w:rsidRPr="00AA569C">
        <w:rPr>
          <w:b/>
          <w:bCs/>
        </w:rPr>
        <w:t>Force Majeure Event</w:t>
      </w:r>
      <w:r w:rsidRPr="00B61610">
        <w:t xml:space="preserve"> means an event beyond the reasonable control of a party (but excluding a lack of funds for any reason).</w:t>
      </w:r>
    </w:p>
    <w:p w14:paraId="56AD3B41" w14:textId="5F32663B" w:rsidR="00204A3F" w:rsidRPr="00204A3F" w:rsidRDefault="00204A3F" w:rsidP="004C11C4">
      <w:pPr>
        <w:pStyle w:val="Clausenonumber"/>
      </w:pPr>
      <w:r>
        <w:rPr>
          <w:b/>
          <w:bCs/>
        </w:rPr>
        <w:t xml:space="preserve">GST </w:t>
      </w:r>
      <w:r>
        <w:t>means Goods and Services Tax</w:t>
      </w:r>
      <w:r w:rsidR="00325499">
        <w:t xml:space="preserve"> as defined in the Goods and Services Tax Act 1985</w:t>
      </w:r>
      <w:r w:rsidR="00BA4853">
        <w:t xml:space="preserve"> or any goods and services, value added, sales or equivalent tax in any relevant jurisdiction.</w:t>
      </w:r>
    </w:p>
    <w:p w14:paraId="668EDD66" w14:textId="648B7FA8" w:rsidR="00555617" w:rsidRPr="00B61610" w:rsidRDefault="00555617" w:rsidP="004C11C4">
      <w:pPr>
        <w:pStyle w:val="Clausenonumber"/>
      </w:pPr>
      <w:r w:rsidRPr="00AA569C">
        <w:rPr>
          <w:b/>
          <w:bCs/>
        </w:rPr>
        <w:t>Insolvency Event</w:t>
      </w:r>
      <w:r w:rsidRPr="00B61610">
        <w:t xml:space="preserve"> means, in relation to a party, that the party (other than for the purposes of a solvent restructuring) ceases or threatens to cease to carry on business, or (where the party is the Client) is subject to any form of insolvency proceedings, commits an act of bankruptcy or has been adjudicated bankrupt, has any of its assets seized by a creditor, enters into any arrangement for the benefit of its creditors, has a receiver, liquidator, administrator, statutory manager or similar official appointed, becomes insolvent or is deemed by law to be so, or suffers any analogous event under the laws of any relevant jurisdiction.</w:t>
      </w:r>
    </w:p>
    <w:p w14:paraId="6B69046B" w14:textId="08BE101E" w:rsidR="00B619E9" w:rsidRPr="00B619E9" w:rsidRDefault="00B619E9" w:rsidP="00AD6805">
      <w:pPr>
        <w:pStyle w:val="Clausenonumber"/>
      </w:pPr>
      <w:r>
        <w:rPr>
          <w:b/>
          <w:bCs/>
        </w:rPr>
        <w:t xml:space="preserve">Import Controls </w:t>
      </w:r>
      <w:r>
        <w:t xml:space="preserve">has the meaning given in clause </w:t>
      </w:r>
      <w:r w:rsidR="007301F7">
        <w:fldChar w:fldCharType="begin"/>
      </w:r>
      <w:r w:rsidR="007301F7">
        <w:instrText xml:space="preserve"> REF _Ref164864157 \w \h </w:instrText>
      </w:r>
      <w:r w:rsidR="007301F7">
        <w:fldChar w:fldCharType="separate"/>
      </w:r>
      <w:r w:rsidR="0035530E">
        <w:t>13.5</w:t>
      </w:r>
      <w:r w:rsidR="007301F7">
        <w:fldChar w:fldCharType="end"/>
      </w:r>
      <w:r w:rsidR="007301F7">
        <w:t>.</w:t>
      </w:r>
    </w:p>
    <w:p w14:paraId="11D074E3" w14:textId="79FC9EE7" w:rsidR="00555617" w:rsidRPr="00B61610" w:rsidRDefault="00555617" w:rsidP="00AD6805">
      <w:pPr>
        <w:pStyle w:val="Clausenonumber"/>
      </w:pPr>
      <w:r w:rsidRPr="00AA569C">
        <w:rPr>
          <w:b/>
          <w:bCs/>
        </w:rPr>
        <w:t>Intellectual Property Rights</w:t>
      </w:r>
      <w:r w:rsidRPr="00B61610">
        <w:t xml:space="preserve"> means any and all rights to and interests in or protecting (anywhere in the world) any industrial or intellectual property of any kind, whether or not in a material form, including copyright, </w:t>
      </w:r>
      <w:proofErr w:type="spellStart"/>
      <w:r w:rsidRPr="00B61610">
        <w:t>trade marks</w:t>
      </w:r>
      <w:proofErr w:type="spellEnd"/>
      <w:r w:rsidRPr="00B61610">
        <w:t>, design rights, patents (or similar), all rights relating to know-how, confidential information, names, brands, inventions, discoveries, works, data, databases, designs, circuit layouts, any right to apply for registration of any such rights, any right to claim priority under international convention for any such applications and all rights conferred by such applications or registrations.</w:t>
      </w:r>
    </w:p>
    <w:p w14:paraId="5BFDF78E" w14:textId="17109181" w:rsidR="00555617" w:rsidRPr="00B61610" w:rsidRDefault="0023589A" w:rsidP="00AD6805">
      <w:pPr>
        <w:pStyle w:val="Clausenonumber"/>
      </w:pPr>
      <w:r>
        <w:rPr>
          <w:b/>
          <w:bCs/>
        </w:rPr>
        <w:t>Key Individual</w:t>
      </w:r>
      <w:r w:rsidR="00555617" w:rsidRPr="00B61610">
        <w:t xml:space="preserve"> means the person so named in the Contract Details, </w:t>
      </w:r>
      <w:r w:rsidR="004A2E36">
        <w:t xml:space="preserve">or </w:t>
      </w:r>
      <w:r w:rsidR="00555617" w:rsidRPr="00B61610">
        <w:t xml:space="preserve">as updated </w:t>
      </w:r>
      <w:r w:rsidR="00201E4F">
        <w:t>under</w:t>
      </w:r>
      <w:r w:rsidR="00555617" w:rsidRPr="00B61610">
        <w:t xml:space="preserve"> clause </w:t>
      </w:r>
      <w:r w:rsidR="00555617" w:rsidRPr="00B61610">
        <w:fldChar w:fldCharType="begin"/>
      </w:r>
      <w:r w:rsidR="00555617" w:rsidRPr="00B61610">
        <w:instrText xml:space="preserve"> REF _Ref503770830 \r \h  \* MERGEFORMAT </w:instrText>
      </w:r>
      <w:r w:rsidR="00555617" w:rsidRPr="00B61610">
        <w:fldChar w:fldCharType="separate"/>
      </w:r>
      <w:r w:rsidR="0035530E">
        <w:t>6.3</w:t>
      </w:r>
      <w:r w:rsidR="00555617" w:rsidRPr="00B61610">
        <w:fldChar w:fldCharType="end"/>
      </w:r>
      <w:r w:rsidR="00555617" w:rsidRPr="00B61610">
        <w:t>.</w:t>
      </w:r>
    </w:p>
    <w:p w14:paraId="096A7BF0" w14:textId="1CF5688A" w:rsidR="00555617" w:rsidRPr="00B61610" w:rsidRDefault="00555617" w:rsidP="00AD6805">
      <w:pPr>
        <w:pStyle w:val="Clausenonumber"/>
      </w:pPr>
      <w:r w:rsidRPr="00E40593">
        <w:rPr>
          <w:b/>
          <w:bCs/>
        </w:rPr>
        <w:t>Results</w:t>
      </w:r>
      <w:r w:rsidRPr="00B61610">
        <w:t xml:space="preserve"> means all data, </w:t>
      </w:r>
      <w:r w:rsidR="004E373C" w:rsidRPr="00B61610">
        <w:t xml:space="preserve">information, </w:t>
      </w:r>
      <w:r w:rsidRPr="00B61610">
        <w:t xml:space="preserve">research findings, discoveries, inventions, reports and other results arising </w:t>
      </w:r>
      <w:r w:rsidR="00452902">
        <w:t xml:space="preserve">directly </w:t>
      </w:r>
      <w:r w:rsidRPr="00B61610">
        <w:t>from the performance of the Services</w:t>
      </w:r>
      <w:r w:rsidR="008079EC">
        <w:t xml:space="preserve"> </w:t>
      </w:r>
      <w:r w:rsidR="00EA0124">
        <w:t xml:space="preserve">by or under the supervision of the </w:t>
      </w:r>
      <w:r w:rsidR="0023589A">
        <w:t>Key Individual</w:t>
      </w:r>
      <w:r w:rsidR="00EA0124">
        <w:t xml:space="preserve"> </w:t>
      </w:r>
      <w:r w:rsidR="008079EC">
        <w:t>as contemplated under this Agreement</w:t>
      </w:r>
      <w:r w:rsidRPr="00B61610">
        <w:t>, excluding Background IP of the University.</w:t>
      </w:r>
      <w:r w:rsidR="006D4039">
        <w:t xml:space="preserve">  To avoid doubt, Results also exclude</w:t>
      </w:r>
      <w:r w:rsidR="00984819">
        <w:t>s</w:t>
      </w:r>
      <w:r w:rsidR="006D4039">
        <w:t xml:space="preserve"> Publications</w:t>
      </w:r>
      <w:r w:rsidR="00A44C96">
        <w:t>.</w:t>
      </w:r>
    </w:p>
    <w:p w14:paraId="552160C8" w14:textId="77777777" w:rsidR="00555617" w:rsidRPr="00B61610" w:rsidRDefault="00555617" w:rsidP="00AD6805">
      <w:pPr>
        <w:pStyle w:val="Clausenonumber"/>
      </w:pPr>
      <w:r w:rsidRPr="00E40593">
        <w:rPr>
          <w:b/>
          <w:bCs/>
        </w:rPr>
        <w:lastRenderedPageBreak/>
        <w:t>Services</w:t>
      </w:r>
      <w:r w:rsidRPr="00B61610">
        <w:t xml:space="preserve"> means the services described in the Contract Details.</w:t>
      </w:r>
    </w:p>
    <w:p w14:paraId="5EF4CB13" w14:textId="51E42C74" w:rsidR="006B7CCE" w:rsidRPr="006B7CCE" w:rsidRDefault="006B7CCE" w:rsidP="00AD6805">
      <w:pPr>
        <w:pStyle w:val="Clausenonumber"/>
      </w:pPr>
      <w:r>
        <w:rPr>
          <w:b/>
          <w:bCs/>
        </w:rPr>
        <w:t xml:space="preserve">Start Date </w:t>
      </w:r>
      <w:r>
        <w:t>means the start date set out in the Contract Details.</w:t>
      </w:r>
    </w:p>
    <w:p w14:paraId="7C8AB424" w14:textId="77777777" w:rsidR="00555617" w:rsidRPr="00B61610" w:rsidRDefault="00555617" w:rsidP="0029176D">
      <w:pPr>
        <w:pStyle w:val="List2"/>
        <w:keepNext/>
      </w:pPr>
      <w:r w:rsidRPr="00B61610">
        <w:t>In this Agreement:</w:t>
      </w:r>
    </w:p>
    <w:p w14:paraId="702DC0F6" w14:textId="77777777" w:rsidR="00555617" w:rsidRPr="00B61610" w:rsidRDefault="00555617" w:rsidP="00F13ACE">
      <w:pPr>
        <w:pStyle w:val="List3"/>
      </w:pPr>
      <w:r w:rsidRPr="00B61610">
        <w:t xml:space="preserve">clause and other headings are for ease of reference only and do not affect its </w:t>
      </w:r>
      <w:proofErr w:type="gramStart"/>
      <w:r w:rsidRPr="00B61610">
        <w:t>interpretation;</w:t>
      </w:r>
      <w:proofErr w:type="gramEnd"/>
    </w:p>
    <w:p w14:paraId="26508F2F" w14:textId="2CA1E87A" w:rsidR="00555617" w:rsidRPr="00B61610" w:rsidRDefault="00E24C0E" w:rsidP="00F13ACE">
      <w:pPr>
        <w:pStyle w:val="List3"/>
      </w:pPr>
      <w:r>
        <w:t>unless</w:t>
      </w:r>
      <w:r w:rsidRPr="00B61610">
        <w:t xml:space="preserve"> </w:t>
      </w:r>
      <w:r w:rsidR="00555617" w:rsidRPr="00B61610">
        <w:t xml:space="preserve">the context </w:t>
      </w:r>
      <w:r>
        <w:t>requires othe</w:t>
      </w:r>
      <w:r w:rsidR="003F467B">
        <w:t>r</w:t>
      </w:r>
      <w:r>
        <w:t>wise</w:t>
      </w:r>
      <w:r w:rsidR="00555617" w:rsidRPr="00B61610">
        <w:t xml:space="preserve">, the singular includes the plural and </w:t>
      </w:r>
      <w:proofErr w:type="gramStart"/>
      <w:r w:rsidR="00555617" w:rsidRPr="00B61610">
        <w:t>vice versa;</w:t>
      </w:r>
      <w:proofErr w:type="gramEnd"/>
    </w:p>
    <w:p w14:paraId="7B91D49D" w14:textId="4D4EB6FB" w:rsidR="00555617" w:rsidRPr="00B61610" w:rsidRDefault="00555617" w:rsidP="00F13ACE">
      <w:pPr>
        <w:pStyle w:val="List3"/>
      </w:pPr>
      <w:r w:rsidRPr="00B61610">
        <w:t>references to legislation include all subordinate legislation, any amendment to, and all legislation passed in substitution for</w:t>
      </w:r>
      <w:r w:rsidR="003F467B">
        <w:t>,</w:t>
      </w:r>
      <w:r w:rsidRPr="00B61610">
        <w:t xml:space="preserve"> that </w:t>
      </w:r>
      <w:proofErr w:type="gramStart"/>
      <w:r w:rsidRPr="00B61610">
        <w:t>legislation;</w:t>
      </w:r>
      <w:proofErr w:type="gramEnd"/>
    </w:p>
    <w:p w14:paraId="2496835F" w14:textId="733318D4" w:rsidR="00555617" w:rsidRPr="00B61610" w:rsidRDefault="00555617" w:rsidP="00F13ACE">
      <w:pPr>
        <w:pStyle w:val="List3"/>
      </w:pPr>
      <w:r w:rsidRPr="00B61610">
        <w:t xml:space="preserve">references to a </w:t>
      </w:r>
      <w:r w:rsidRPr="00E40593">
        <w:rPr>
          <w:b/>
          <w:bCs/>
        </w:rPr>
        <w:t>party</w:t>
      </w:r>
      <w:r w:rsidRPr="00B61610">
        <w:t xml:space="preserve"> </w:t>
      </w:r>
      <w:r w:rsidR="008C777A">
        <w:t>include</w:t>
      </w:r>
      <w:r w:rsidRPr="00B61610">
        <w:t xml:space="preserve"> its successors and permitted </w:t>
      </w:r>
      <w:proofErr w:type="gramStart"/>
      <w:r w:rsidRPr="00B61610">
        <w:t>assigns;</w:t>
      </w:r>
      <w:proofErr w:type="gramEnd"/>
    </w:p>
    <w:p w14:paraId="0D7B39FE" w14:textId="4B265DB5" w:rsidR="00555617" w:rsidRPr="00B61610" w:rsidRDefault="00555617" w:rsidP="00F13ACE">
      <w:pPr>
        <w:pStyle w:val="List3"/>
      </w:pPr>
      <w:r w:rsidRPr="00B61610">
        <w:t xml:space="preserve">references to a party’s </w:t>
      </w:r>
      <w:r w:rsidRPr="00E40593">
        <w:rPr>
          <w:b/>
          <w:bCs/>
        </w:rPr>
        <w:t>personnel</w:t>
      </w:r>
      <w:r w:rsidRPr="00B61610">
        <w:t xml:space="preserve"> include </w:t>
      </w:r>
      <w:r w:rsidR="00F64CF2">
        <w:t>it</w:t>
      </w:r>
      <w:r w:rsidRPr="00B61610">
        <w:t>s employees</w:t>
      </w:r>
      <w:r w:rsidR="00DB1322">
        <w:t xml:space="preserve"> and agents</w:t>
      </w:r>
      <w:r w:rsidRPr="00B61610">
        <w:t xml:space="preserve">, </w:t>
      </w:r>
      <w:r w:rsidR="00DB1322">
        <w:t xml:space="preserve">and </w:t>
      </w:r>
      <w:r w:rsidRPr="00B61610">
        <w:t xml:space="preserve">contractors </w:t>
      </w:r>
      <w:r w:rsidR="00264195">
        <w:t>acting</w:t>
      </w:r>
      <w:r w:rsidRPr="00B61610">
        <w:t xml:space="preserve"> in </w:t>
      </w:r>
      <w:r w:rsidR="001D24A4">
        <w:t>relation to</w:t>
      </w:r>
      <w:r w:rsidRPr="00B61610">
        <w:t xml:space="preserve"> this </w:t>
      </w:r>
      <w:proofErr w:type="gramStart"/>
      <w:r w:rsidRPr="00B61610">
        <w:t>Agreement;</w:t>
      </w:r>
      <w:proofErr w:type="gramEnd"/>
    </w:p>
    <w:p w14:paraId="1E01D129" w14:textId="77777777" w:rsidR="00555617" w:rsidRPr="00B61610" w:rsidRDefault="00555617" w:rsidP="00F13ACE">
      <w:pPr>
        <w:pStyle w:val="List3"/>
      </w:pPr>
      <w:r w:rsidRPr="00B61610">
        <w:t>all monetary amounts are in New Zealand dollars unless stated otherwise; and</w:t>
      </w:r>
    </w:p>
    <w:p w14:paraId="46C1E60A" w14:textId="77777777" w:rsidR="00555617" w:rsidRPr="00B61610" w:rsidRDefault="00555617" w:rsidP="00F13ACE">
      <w:pPr>
        <w:pStyle w:val="List3"/>
      </w:pPr>
      <w:r w:rsidRPr="00790012">
        <w:rPr>
          <w:b/>
          <w:bCs/>
        </w:rPr>
        <w:t>including</w:t>
      </w:r>
      <w:r w:rsidRPr="00B61610">
        <w:t xml:space="preserve"> and like terms mean </w:t>
      </w:r>
      <w:r w:rsidRPr="00377AD8">
        <w:rPr>
          <w:b/>
          <w:bCs/>
        </w:rPr>
        <w:t>including, without limitation</w:t>
      </w:r>
      <w:r w:rsidRPr="00B61610">
        <w:t>.</w:t>
      </w:r>
    </w:p>
    <w:p w14:paraId="17A2E6CD" w14:textId="77777777" w:rsidR="00555617" w:rsidRPr="007666F8" w:rsidRDefault="00555617" w:rsidP="00515C61">
      <w:pPr>
        <w:pStyle w:val="ClauseHeading"/>
        <w:rPr>
          <w:lang w:val="mi-NZ"/>
        </w:rPr>
      </w:pPr>
      <w:r w:rsidRPr="007666F8">
        <w:rPr>
          <w:lang w:val="mi-NZ"/>
        </w:rPr>
        <w:t>TERM</w:t>
      </w:r>
    </w:p>
    <w:p w14:paraId="1F0F16A4" w14:textId="27C14F24" w:rsidR="007755AF" w:rsidRDefault="00555617" w:rsidP="00BD345C">
      <w:pPr>
        <w:pStyle w:val="List2"/>
      </w:pPr>
      <w:r w:rsidRPr="00B61610">
        <w:t xml:space="preserve">This Agreement </w:t>
      </w:r>
      <w:r w:rsidR="008C777A">
        <w:t>is effective</w:t>
      </w:r>
      <w:r w:rsidRPr="00B61610">
        <w:t xml:space="preserve"> on the </w:t>
      </w:r>
      <w:r w:rsidR="008C777A">
        <w:t>Start Date</w:t>
      </w:r>
      <w:r w:rsidR="008C777A" w:rsidRPr="00B61610">
        <w:t xml:space="preserve"> </w:t>
      </w:r>
      <w:r w:rsidRPr="00B61610">
        <w:t xml:space="preserve">and ends on </w:t>
      </w:r>
      <w:r w:rsidR="008C777A">
        <w:t>the End Date</w:t>
      </w:r>
      <w:r w:rsidRPr="00B61610">
        <w:t xml:space="preserve"> unless terminated earlier in accordance with its</w:t>
      </w:r>
      <w:r w:rsidR="004167CB">
        <w:t xml:space="preserve"> terms</w:t>
      </w:r>
      <w:r w:rsidRPr="00B61610">
        <w:t>.</w:t>
      </w:r>
    </w:p>
    <w:p w14:paraId="596DE6DC" w14:textId="77777777" w:rsidR="00555617" w:rsidRPr="007666F8" w:rsidRDefault="00555617" w:rsidP="00515C61">
      <w:pPr>
        <w:pStyle w:val="ClauseHeading"/>
        <w:rPr>
          <w:lang w:val="mi-NZ"/>
        </w:rPr>
      </w:pPr>
      <w:r w:rsidRPr="007666F8">
        <w:rPr>
          <w:lang w:val="mi-NZ"/>
        </w:rPr>
        <w:t xml:space="preserve">SERVICES </w:t>
      </w:r>
    </w:p>
    <w:p w14:paraId="683E7723" w14:textId="739F328F" w:rsidR="00555617" w:rsidRPr="00B61610" w:rsidRDefault="00555617" w:rsidP="0029176D">
      <w:pPr>
        <w:pStyle w:val="List2"/>
        <w:keepNext/>
      </w:pPr>
      <w:r w:rsidRPr="00B61610">
        <w:t xml:space="preserve">The University will carry out the Services </w:t>
      </w:r>
      <w:r w:rsidR="00B31B2A">
        <w:t>between the Start Date and End Date</w:t>
      </w:r>
      <w:r w:rsidRPr="00B61610">
        <w:t>, and in doing so must:</w:t>
      </w:r>
    </w:p>
    <w:p w14:paraId="3F6D652A" w14:textId="3D637B14" w:rsidR="00555617" w:rsidRPr="00B61610" w:rsidRDefault="00555617" w:rsidP="00F13ACE">
      <w:pPr>
        <w:pStyle w:val="List3"/>
      </w:pPr>
      <w:r w:rsidRPr="00B61610">
        <w:t xml:space="preserve">exercise reasonable care and </w:t>
      </w:r>
      <w:proofErr w:type="gramStart"/>
      <w:r w:rsidRPr="00B61610">
        <w:t>skill;</w:t>
      </w:r>
      <w:proofErr w:type="gramEnd"/>
      <w:r w:rsidRPr="00B61610">
        <w:t xml:space="preserve"> </w:t>
      </w:r>
    </w:p>
    <w:p w14:paraId="236DB099" w14:textId="77777777" w:rsidR="00F21326" w:rsidRDefault="00555617" w:rsidP="00F13ACE">
      <w:pPr>
        <w:pStyle w:val="List3"/>
      </w:pPr>
      <w:r w:rsidRPr="00B61610">
        <w:t>comply with current standards of professional research practice</w:t>
      </w:r>
      <w:r w:rsidR="00F21326">
        <w:t>; and</w:t>
      </w:r>
    </w:p>
    <w:p w14:paraId="62CEC1DD" w14:textId="0A725EB1" w:rsidR="00555617" w:rsidRDefault="00F21326" w:rsidP="00F13ACE">
      <w:pPr>
        <w:pStyle w:val="List3"/>
      </w:pPr>
      <w:r>
        <w:t xml:space="preserve">use reasonable efforts to </w:t>
      </w:r>
      <w:r w:rsidR="001B764F">
        <w:t>meet any stated timeframes</w:t>
      </w:r>
      <w:r w:rsidR="00555617" w:rsidRPr="00B61610">
        <w:t>.</w:t>
      </w:r>
    </w:p>
    <w:p w14:paraId="3E35F569" w14:textId="0C9536BC" w:rsidR="00555617" w:rsidRPr="00B61610" w:rsidRDefault="00555617" w:rsidP="0029176D">
      <w:pPr>
        <w:pStyle w:val="List2"/>
        <w:keepNext/>
      </w:pPr>
      <w:bookmarkStart w:id="3" w:name="_Ref509069167"/>
      <w:bookmarkStart w:id="4" w:name="_Ref159940818"/>
      <w:r w:rsidRPr="00B61610">
        <w:t>Nothing in this Agreement prevents:</w:t>
      </w:r>
      <w:bookmarkEnd w:id="3"/>
      <w:bookmarkEnd w:id="4"/>
      <w:r w:rsidRPr="00B61610">
        <w:t xml:space="preserve"> </w:t>
      </w:r>
    </w:p>
    <w:p w14:paraId="371496FC" w14:textId="71990D17" w:rsidR="00555617" w:rsidRPr="00B61610" w:rsidRDefault="00555617" w:rsidP="006C70F8">
      <w:pPr>
        <w:pStyle w:val="List3"/>
        <w:numPr>
          <w:ilvl w:val="2"/>
          <w:numId w:val="4"/>
        </w:numPr>
      </w:pPr>
      <w:r w:rsidRPr="00B61610">
        <w:t xml:space="preserve">the University or its personnel from providing services the same as or </w:t>
      </w:r>
      <w:proofErr w:type="gramStart"/>
      <w:r w:rsidRPr="00B61610">
        <w:t>similar to</w:t>
      </w:r>
      <w:proofErr w:type="gramEnd"/>
      <w:r w:rsidRPr="00B61610">
        <w:t xml:space="preserve"> the Services, independently of the Services; or</w:t>
      </w:r>
    </w:p>
    <w:p w14:paraId="2BF11338" w14:textId="1798262A" w:rsidR="00555617" w:rsidRPr="00B61610" w:rsidRDefault="00555617" w:rsidP="006C70F8">
      <w:pPr>
        <w:pStyle w:val="List3"/>
        <w:numPr>
          <w:ilvl w:val="2"/>
          <w:numId w:val="4"/>
        </w:numPr>
      </w:pPr>
      <w:bookmarkStart w:id="5" w:name="_Ref509070030"/>
      <w:r w:rsidRPr="00B61610">
        <w:t>the University or its assignee from protecting any registrable rights arising from such independent services.</w:t>
      </w:r>
      <w:bookmarkEnd w:id="5"/>
    </w:p>
    <w:p w14:paraId="3C2A95D5" w14:textId="3323C525" w:rsidR="00303028" w:rsidRDefault="00EB309B" w:rsidP="00303028">
      <w:pPr>
        <w:pStyle w:val="ClauseHeading"/>
      </w:pPr>
      <w:r>
        <w:rPr>
          <w:caps w:val="0"/>
        </w:rPr>
        <w:t>CLIENT RESPONSIBILITIES</w:t>
      </w:r>
    </w:p>
    <w:p w14:paraId="2E229AAE" w14:textId="77777777" w:rsidR="001B11EE" w:rsidRDefault="00202EB5" w:rsidP="0029176D">
      <w:pPr>
        <w:pStyle w:val="List2"/>
        <w:keepNext/>
      </w:pPr>
      <w:r>
        <w:t>The Client is responsible for ensuring that</w:t>
      </w:r>
      <w:r w:rsidR="001B11EE">
        <w:t>:</w:t>
      </w:r>
      <w:r>
        <w:t xml:space="preserve"> </w:t>
      </w:r>
    </w:p>
    <w:p w14:paraId="722351ED" w14:textId="6A75AF77" w:rsidR="00536E00" w:rsidRDefault="00536E00" w:rsidP="006C70F8">
      <w:pPr>
        <w:pStyle w:val="List3"/>
        <w:numPr>
          <w:ilvl w:val="2"/>
          <w:numId w:val="4"/>
        </w:numPr>
      </w:pPr>
      <w:r>
        <w:t>the scope of the Services meets its needs; and</w:t>
      </w:r>
    </w:p>
    <w:p w14:paraId="6789D79D" w14:textId="208481B5" w:rsidR="00D92EEE" w:rsidRDefault="00536E00" w:rsidP="001B11EE">
      <w:pPr>
        <w:pStyle w:val="List3"/>
      </w:pPr>
      <w:r>
        <w:t>a</w:t>
      </w:r>
      <w:r w:rsidR="001B11EE">
        <w:t>ny information it provides</w:t>
      </w:r>
      <w:r w:rsidR="00D92EEE">
        <w:t xml:space="preserve"> to the University relating to the Services is complete, accurate and </w:t>
      </w:r>
      <w:proofErr w:type="gramStart"/>
      <w:r w:rsidR="00D92EEE">
        <w:t>up</w:t>
      </w:r>
      <w:r w:rsidR="001777C6">
        <w:t>-</w:t>
      </w:r>
      <w:r w:rsidR="00D92EEE">
        <w:t>to</w:t>
      </w:r>
      <w:r w:rsidR="001777C6">
        <w:t>-</w:t>
      </w:r>
      <w:r w:rsidR="00D92EEE">
        <w:t>date</w:t>
      </w:r>
      <w:proofErr w:type="gramEnd"/>
      <w:r>
        <w:t>.</w:t>
      </w:r>
    </w:p>
    <w:p w14:paraId="2067CA7E" w14:textId="094C325F" w:rsidR="00937664" w:rsidRDefault="00A85037" w:rsidP="006C70F8">
      <w:pPr>
        <w:pStyle w:val="List2"/>
        <w:numPr>
          <w:ilvl w:val="1"/>
          <w:numId w:val="4"/>
        </w:numPr>
      </w:pPr>
      <w:bookmarkStart w:id="6" w:name="_Ref166668623"/>
      <w:r w:rsidRPr="00B61610">
        <w:t>The Client must</w:t>
      </w:r>
      <w:r w:rsidR="008F2F00">
        <w:t xml:space="preserve"> </w:t>
      </w:r>
      <w:r w:rsidRPr="00B61610">
        <w:t xml:space="preserve">provide the University with the Client Input </w:t>
      </w:r>
      <w:r>
        <w:t xml:space="preserve">on or before any stated dates set out in the Contract Details </w:t>
      </w:r>
      <w:r w:rsidRPr="00B61610">
        <w:t>and all information and other assistance reasonably required by the University to enable the University to carry out the Services.</w:t>
      </w:r>
      <w:bookmarkEnd w:id="6"/>
      <w:r w:rsidR="00486EDF">
        <w:t xml:space="preserve">  </w:t>
      </w:r>
    </w:p>
    <w:p w14:paraId="23F7F4E1" w14:textId="40E9AF03" w:rsidR="00355575" w:rsidRPr="00B61610" w:rsidRDefault="00FA2FAD" w:rsidP="006C70F8">
      <w:pPr>
        <w:pStyle w:val="List2"/>
        <w:numPr>
          <w:ilvl w:val="1"/>
          <w:numId w:val="4"/>
        </w:numPr>
      </w:pPr>
      <w:bookmarkStart w:id="7" w:name="_Ref166675051"/>
      <w:r>
        <w:t xml:space="preserve">The University may charge reasonable fees for any costs or expenses incurred </w:t>
      </w:r>
      <w:r w:rsidR="00C64A47">
        <w:t xml:space="preserve">for delays </w:t>
      </w:r>
      <w:r>
        <w:t xml:space="preserve">resulting from </w:t>
      </w:r>
      <w:r w:rsidR="007F4D6B">
        <w:t xml:space="preserve">the Client’s failure to comply with clause </w:t>
      </w:r>
      <w:r w:rsidR="007F4D6B">
        <w:fldChar w:fldCharType="begin"/>
      </w:r>
      <w:r w:rsidR="007F4D6B">
        <w:instrText xml:space="preserve"> REF _Ref166668623 \w \h </w:instrText>
      </w:r>
      <w:r w:rsidR="007F4D6B">
        <w:fldChar w:fldCharType="separate"/>
      </w:r>
      <w:r w:rsidR="0035530E">
        <w:t>4.2</w:t>
      </w:r>
      <w:r w:rsidR="007F4D6B">
        <w:fldChar w:fldCharType="end"/>
      </w:r>
      <w:r w:rsidR="007F4D6B">
        <w:t>.</w:t>
      </w:r>
      <w:bookmarkEnd w:id="7"/>
    </w:p>
    <w:p w14:paraId="7C1FC565" w14:textId="77777777" w:rsidR="005C47F6" w:rsidRDefault="005C47F6" w:rsidP="006C70F8">
      <w:pPr>
        <w:pStyle w:val="ClauseHeading"/>
        <w:numPr>
          <w:ilvl w:val="0"/>
          <w:numId w:val="4"/>
        </w:numPr>
      </w:pPr>
      <w:r>
        <w:t>REPORTS</w:t>
      </w:r>
    </w:p>
    <w:p w14:paraId="029D2EFC" w14:textId="77777777" w:rsidR="005C47F6" w:rsidRDefault="005C47F6" w:rsidP="006C70F8">
      <w:pPr>
        <w:pStyle w:val="List2"/>
        <w:keepNext/>
        <w:numPr>
          <w:ilvl w:val="1"/>
          <w:numId w:val="4"/>
        </w:numPr>
      </w:pPr>
      <w:bookmarkStart w:id="8" w:name="_Ref166668368"/>
      <w:r>
        <w:t>Where the University provides the Client with reports, those reports are provided solely for:</w:t>
      </w:r>
      <w:bookmarkEnd w:id="8"/>
      <w:r>
        <w:t xml:space="preserve"> </w:t>
      </w:r>
    </w:p>
    <w:p w14:paraId="6320260D" w14:textId="77777777" w:rsidR="005C47F6" w:rsidRDefault="005C47F6" w:rsidP="006C70F8">
      <w:pPr>
        <w:pStyle w:val="List3"/>
        <w:numPr>
          <w:ilvl w:val="2"/>
          <w:numId w:val="4"/>
        </w:numPr>
      </w:pPr>
      <w:r>
        <w:t>the Client’s use and no other person; and</w:t>
      </w:r>
    </w:p>
    <w:p w14:paraId="6360BCE1" w14:textId="77777777" w:rsidR="005C47F6" w:rsidRDefault="005C47F6" w:rsidP="006C70F8">
      <w:pPr>
        <w:pStyle w:val="List3"/>
        <w:numPr>
          <w:ilvl w:val="2"/>
          <w:numId w:val="4"/>
        </w:numPr>
      </w:pPr>
      <w:r>
        <w:t>the purpose for which they were requested.</w:t>
      </w:r>
    </w:p>
    <w:p w14:paraId="2C94254C" w14:textId="7E8BF9A9" w:rsidR="005C47F6" w:rsidRDefault="005C47F6" w:rsidP="006C70F8">
      <w:pPr>
        <w:pStyle w:val="List2"/>
        <w:numPr>
          <w:ilvl w:val="1"/>
          <w:numId w:val="4"/>
        </w:numPr>
      </w:pPr>
      <w:r>
        <w:t xml:space="preserve">The Client acknowledges that any report other than a final report, and any </w:t>
      </w:r>
      <w:proofErr w:type="gramStart"/>
      <w:r>
        <w:t>other  interim</w:t>
      </w:r>
      <w:proofErr w:type="gramEnd"/>
      <w:r>
        <w:t xml:space="preserve"> information provided by the University in connection with the Services but not appearing in a final report, do not necessarily represent the University’s final conclusions.</w:t>
      </w:r>
    </w:p>
    <w:p w14:paraId="413D0E86" w14:textId="6E6308DB" w:rsidR="00555617" w:rsidRPr="007666F8" w:rsidRDefault="0023589A" w:rsidP="00515C61">
      <w:pPr>
        <w:pStyle w:val="ClauseHeading"/>
        <w:rPr>
          <w:lang w:val="mi-NZ"/>
        </w:rPr>
      </w:pPr>
      <w:bookmarkStart w:id="9" w:name="_Ref489001305"/>
      <w:r>
        <w:rPr>
          <w:lang w:val="mi-NZ"/>
        </w:rPr>
        <w:t>KEY INDIVIDUAL</w:t>
      </w:r>
    </w:p>
    <w:p w14:paraId="5E62F66E" w14:textId="083F026F" w:rsidR="00555617" w:rsidRPr="00B61610" w:rsidRDefault="00555617" w:rsidP="00AD6805">
      <w:pPr>
        <w:pStyle w:val="List2"/>
      </w:pPr>
      <w:r w:rsidRPr="00B61610">
        <w:t xml:space="preserve">The University will ensure that the Services are carried out under the direction and supervision of the </w:t>
      </w:r>
      <w:r w:rsidR="0023589A">
        <w:t>Key Individual</w:t>
      </w:r>
      <w:r w:rsidRPr="00B61610">
        <w:t xml:space="preserve"> for so long as </w:t>
      </w:r>
      <w:r w:rsidR="00AC38D2">
        <w:t>they are</w:t>
      </w:r>
      <w:r w:rsidRPr="00B61610">
        <w:t xml:space="preserve"> available to perform the Services.</w:t>
      </w:r>
    </w:p>
    <w:p w14:paraId="1594CC4E" w14:textId="766219D4" w:rsidR="00555617" w:rsidRPr="00B61610" w:rsidRDefault="00555617" w:rsidP="00AD6805">
      <w:pPr>
        <w:pStyle w:val="List2"/>
      </w:pPr>
      <w:bookmarkStart w:id="10" w:name="_Ref503770537"/>
      <w:r w:rsidRPr="00B61610">
        <w:t xml:space="preserve">If the </w:t>
      </w:r>
      <w:r w:rsidR="0023589A">
        <w:t>Key Individual</w:t>
      </w:r>
      <w:r w:rsidRPr="00B61610">
        <w:t xml:space="preserve"> ceases to be available to perform the Services, the University will notify the Client as soon as </w:t>
      </w:r>
      <w:proofErr w:type="gramStart"/>
      <w:r w:rsidRPr="00B61610">
        <w:t>practicable</w:t>
      </w:r>
      <w:proofErr w:type="gramEnd"/>
      <w:r w:rsidRPr="00B61610">
        <w:t xml:space="preserve"> and the parties must discuss in good faith a replacement </w:t>
      </w:r>
      <w:r w:rsidR="0023589A">
        <w:t>Key Individual</w:t>
      </w:r>
      <w:r w:rsidRPr="00B61610">
        <w:t>.</w:t>
      </w:r>
      <w:bookmarkEnd w:id="10"/>
    </w:p>
    <w:p w14:paraId="086E86DC" w14:textId="1E43BDDE" w:rsidR="00555617" w:rsidRPr="00B61610" w:rsidRDefault="00555617" w:rsidP="00AD6805">
      <w:pPr>
        <w:pStyle w:val="List2"/>
      </w:pPr>
      <w:bookmarkStart w:id="11" w:name="_Ref503770830"/>
      <w:r w:rsidRPr="00B61610">
        <w:t xml:space="preserve">If a replacement </w:t>
      </w:r>
      <w:r w:rsidR="0023589A">
        <w:t>Key Individual</w:t>
      </w:r>
      <w:r w:rsidRPr="00B61610">
        <w:t xml:space="preserve"> is agreed under clause </w:t>
      </w:r>
      <w:r w:rsidRPr="00B61610">
        <w:fldChar w:fldCharType="begin"/>
      </w:r>
      <w:r w:rsidRPr="00B61610">
        <w:instrText xml:space="preserve"> REF _Ref503770537 \r \h  \* MERGEFORMAT </w:instrText>
      </w:r>
      <w:r w:rsidRPr="00B61610">
        <w:fldChar w:fldCharType="separate"/>
      </w:r>
      <w:r w:rsidR="0035530E">
        <w:t>6.2</w:t>
      </w:r>
      <w:r w:rsidRPr="00B61610">
        <w:fldChar w:fldCharType="end"/>
      </w:r>
      <w:r w:rsidRPr="00B61610">
        <w:t xml:space="preserve">, that person is deemed to be the </w:t>
      </w:r>
      <w:r w:rsidR="0023589A">
        <w:t>Key Individual</w:t>
      </w:r>
      <w:r w:rsidRPr="00B61610">
        <w:t xml:space="preserve"> from a date agreed between the parties.</w:t>
      </w:r>
      <w:bookmarkEnd w:id="11"/>
    </w:p>
    <w:p w14:paraId="13385415" w14:textId="79396544" w:rsidR="00555617" w:rsidRDefault="00555617" w:rsidP="00AD6805">
      <w:pPr>
        <w:pStyle w:val="List2"/>
      </w:pPr>
      <w:r w:rsidRPr="00B61610">
        <w:t xml:space="preserve">Either party may terminate this Agreement on notice to the other party if the parties fail to agree a replacement </w:t>
      </w:r>
      <w:r w:rsidR="0023589A">
        <w:t>Key Individual</w:t>
      </w:r>
      <w:r w:rsidRPr="00B61610">
        <w:t xml:space="preserve"> within 30 days of the Client’s receipt of the University’s notice under clause </w:t>
      </w:r>
      <w:r w:rsidRPr="00B61610">
        <w:fldChar w:fldCharType="begin"/>
      </w:r>
      <w:r w:rsidRPr="00B61610">
        <w:instrText xml:space="preserve"> REF _Ref503770537 \r \h  \* MERGEFORMAT </w:instrText>
      </w:r>
      <w:r w:rsidRPr="00B61610">
        <w:fldChar w:fldCharType="separate"/>
      </w:r>
      <w:r w:rsidR="0035530E">
        <w:t>6.2</w:t>
      </w:r>
      <w:r w:rsidRPr="00B61610">
        <w:fldChar w:fldCharType="end"/>
      </w:r>
      <w:r w:rsidRPr="00B61610">
        <w:t>.</w:t>
      </w:r>
    </w:p>
    <w:p w14:paraId="0ECB3FE9" w14:textId="77777777" w:rsidR="00914CCD" w:rsidRDefault="00914CCD" w:rsidP="00914CCD">
      <w:pPr>
        <w:pStyle w:val="ClauseHeading"/>
      </w:pPr>
      <w:r>
        <w:t>HEALTH AND SAFETY</w:t>
      </w:r>
    </w:p>
    <w:p w14:paraId="3C2DCE4D" w14:textId="77777777" w:rsidR="00914CCD" w:rsidRDefault="00914CCD" w:rsidP="0029176D">
      <w:pPr>
        <w:pStyle w:val="List2"/>
        <w:keepNext/>
      </w:pPr>
      <w:r>
        <w:t>If the University is or will be on the Client’s premises or controlled site (</w:t>
      </w:r>
      <w:r w:rsidRPr="00914CCD">
        <w:rPr>
          <w:b/>
          <w:bCs/>
        </w:rPr>
        <w:t>Site</w:t>
      </w:r>
      <w:r>
        <w:t>) in connection with the Services, the Client must:</w:t>
      </w:r>
    </w:p>
    <w:p w14:paraId="3E8BFFAB" w14:textId="53A11ABB" w:rsidR="00B76A5D" w:rsidRDefault="00117B6A" w:rsidP="0029176D">
      <w:pPr>
        <w:pStyle w:val="List3"/>
        <w:keepNext/>
      </w:pPr>
      <w:r>
        <w:t>consult, cooperate and coordinate</w:t>
      </w:r>
      <w:r w:rsidR="00A8036A">
        <w:t xml:space="preserve"> with the University </w:t>
      </w:r>
      <w:r w:rsidR="00C8315E">
        <w:t>on</w:t>
      </w:r>
      <w:r w:rsidR="00B76A5D">
        <w:t>:</w:t>
      </w:r>
      <w:r w:rsidR="00A8036A">
        <w:t xml:space="preserve"> </w:t>
      </w:r>
    </w:p>
    <w:p w14:paraId="758F9114" w14:textId="0C764C96" w:rsidR="00B76A5D" w:rsidRDefault="00A8036A" w:rsidP="00B76A5D">
      <w:pPr>
        <w:pStyle w:val="List4"/>
      </w:pPr>
      <w:r>
        <w:t xml:space="preserve">the parties’ </w:t>
      </w:r>
      <w:r w:rsidR="00DB0CB7">
        <w:t xml:space="preserve">mutual obligations under </w:t>
      </w:r>
      <w:r w:rsidR="00032E9F">
        <w:t>the H</w:t>
      </w:r>
      <w:r w:rsidR="009B4742">
        <w:t xml:space="preserve">ealth and </w:t>
      </w:r>
      <w:r w:rsidR="00032E9F">
        <w:t>S</w:t>
      </w:r>
      <w:r w:rsidR="009B4742">
        <w:t xml:space="preserve">afety at </w:t>
      </w:r>
      <w:r w:rsidR="00032E9F">
        <w:t>W</w:t>
      </w:r>
      <w:r w:rsidR="009B4742">
        <w:t>ork</w:t>
      </w:r>
      <w:r w:rsidR="00032E9F">
        <w:t xml:space="preserve"> Act</w:t>
      </w:r>
      <w:r w:rsidR="00FC08EE">
        <w:t xml:space="preserve"> </w:t>
      </w:r>
      <w:r w:rsidR="009B4742">
        <w:t>2015 (</w:t>
      </w:r>
      <w:r w:rsidR="009B4742" w:rsidRPr="00B76A5D">
        <w:rPr>
          <w:b/>
          <w:bCs/>
        </w:rPr>
        <w:t>HSW Act</w:t>
      </w:r>
      <w:r w:rsidR="009B4742" w:rsidRPr="009B4742">
        <w:t>)</w:t>
      </w:r>
      <w:r w:rsidR="00B76A5D">
        <w:t>; and</w:t>
      </w:r>
    </w:p>
    <w:p w14:paraId="53372436" w14:textId="3AA56891" w:rsidR="00914CCD" w:rsidRDefault="00666E93" w:rsidP="00B76A5D">
      <w:pPr>
        <w:pStyle w:val="List4"/>
      </w:pPr>
      <w:r>
        <w:lastRenderedPageBreak/>
        <w:t xml:space="preserve">what is </w:t>
      </w:r>
      <w:r w:rsidR="00B76F7E">
        <w:t xml:space="preserve">reasonably </w:t>
      </w:r>
      <w:r>
        <w:t>required of the</w:t>
      </w:r>
      <w:r w:rsidR="00FC08EE">
        <w:t xml:space="preserve"> University and its personnel</w:t>
      </w:r>
      <w:r>
        <w:t xml:space="preserve"> to assist the Client </w:t>
      </w:r>
      <w:r w:rsidR="00DF2304">
        <w:t xml:space="preserve">with </w:t>
      </w:r>
      <w:r w:rsidR="00C01C72">
        <w:t>its</w:t>
      </w:r>
      <w:r w:rsidR="00C04EA7">
        <w:t xml:space="preserve"> HSW Act compliance</w:t>
      </w:r>
      <w:r w:rsidR="001A5153">
        <w:t>.</w:t>
      </w:r>
    </w:p>
    <w:p w14:paraId="68B28241" w14:textId="5BC317B3" w:rsidR="00E8770C" w:rsidRPr="00B61610" w:rsidRDefault="00914CCD" w:rsidP="006C70F8">
      <w:pPr>
        <w:pStyle w:val="List2"/>
        <w:numPr>
          <w:ilvl w:val="1"/>
          <w:numId w:val="4"/>
        </w:numPr>
      </w:pPr>
      <w:r>
        <w:t xml:space="preserve">If the University considers that the working conditions or behaviours of other persons on the Site could cause a risk to health and safety, the University may cease performing the Services immediately </w:t>
      </w:r>
      <w:r w:rsidR="007931E2">
        <w:t xml:space="preserve">until the situation is </w:t>
      </w:r>
      <w:r w:rsidR="00F72FF9">
        <w:t>remedied</w:t>
      </w:r>
      <w:r>
        <w:t xml:space="preserve">.  If the situation is not </w:t>
      </w:r>
      <w:r w:rsidR="00F72FF9">
        <w:t>remedied</w:t>
      </w:r>
      <w:r>
        <w:t xml:space="preserve"> within a reasonable time, the University may immediately terminate this Agreement</w:t>
      </w:r>
      <w:r w:rsidR="002B2C02">
        <w:t>.</w:t>
      </w:r>
    </w:p>
    <w:p w14:paraId="72FE58E8" w14:textId="29004108" w:rsidR="00555617" w:rsidRPr="007666F8" w:rsidRDefault="00555617" w:rsidP="00515C61">
      <w:pPr>
        <w:pStyle w:val="ClauseHeading"/>
        <w:rPr>
          <w:lang w:val="mi-NZ"/>
        </w:rPr>
      </w:pPr>
      <w:bookmarkStart w:id="12" w:name="_Ref493259370"/>
      <w:bookmarkEnd w:id="9"/>
      <w:r w:rsidRPr="007666F8">
        <w:rPr>
          <w:lang w:val="mi-NZ"/>
        </w:rPr>
        <w:t>FEES</w:t>
      </w:r>
      <w:bookmarkEnd w:id="12"/>
    </w:p>
    <w:p w14:paraId="22A5ADBA" w14:textId="59F5B595" w:rsidR="00555617" w:rsidRPr="00B61610" w:rsidRDefault="00555617" w:rsidP="00AD6805">
      <w:pPr>
        <w:pStyle w:val="List2"/>
      </w:pPr>
      <w:bookmarkStart w:id="13" w:name="_Ref489021608"/>
      <w:r w:rsidRPr="00B61610">
        <w:t>The Client must pay the University the Fees</w:t>
      </w:r>
      <w:r w:rsidR="00B15CFE">
        <w:t xml:space="preserve"> for Services provided</w:t>
      </w:r>
      <w:r w:rsidRPr="00B61610">
        <w:t xml:space="preserve"> in accordance with this</w:t>
      </w:r>
      <w:r w:rsidR="00B15CFE">
        <w:t xml:space="preserve"> Agreement, as set out in Schedule 2 and this</w:t>
      </w:r>
      <w:r w:rsidRPr="00B61610">
        <w:t xml:space="preserve"> clause </w:t>
      </w:r>
      <w:r w:rsidRPr="00B61610">
        <w:fldChar w:fldCharType="begin"/>
      </w:r>
      <w:r w:rsidRPr="00B61610">
        <w:instrText xml:space="preserve"> REF _Ref493259370 \r \h  \* MERGEFORMAT </w:instrText>
      </w:r>
      <w:r w:rsidRPr="00B61610">
        <w:fldChar w:fldCharType="separate"/>
      </w:r>
      <w:r w:rsidR="0035530E">
        <w:t>8</w:t>
      </w:r>
      <w:r w:rsidRPr="00B61610">
        <w:fldChar w:fldCharType="end"/>
      </w:r>
      <w:r w:rsidRPr="00B61610">
        <w:t>.</w:t>
      </w:r>
    </w:p>
    <w:p w14:paraId="16775984" w14:textId="77777777" w:rsidR="00555617" w:rsidRPr="00B61610" w:rsidRDefault="00555617" w:rsidP="0029176D">
      <w:pPr>
        <w:pStyle w:val="List2"/>
        <w:keepNext/>
      </w:pPr>
      <w:r w:rsidRPr="00B61610">
        <w:t>The Fees:</w:t>
      </w:r>
    </w:p>
    <w:p w14:paraId="7BB1E5DB" w14:textId="038896CA" w:rsidR="00555617" w:rsidRPr="00B61610" w:rsidRDefault="00555617" w:rsidP="00F13ACE">
      <w:pPr>
        <w:pStyle w:val="List3"/>
      </w:pPr>
      <w:r w:rsidRPr="00B61610">
        <w:t>exclude GST</w:t>
      </w:r>
      <w:r w:rsidR="00CB7E17">
        <w:t>,</w:t>
      </w:r>
      <w:r w:rsidRPr="00B61610">
        <w:t xml:space="preserve"> which the Client must pay in addition to the Fees </w:t>
      </w:r>
      <w:r w:rsidR="002A3644">
        <w:t xml:space="preserve">where </w:t>
      </w:r>
      <w:proofErr w:type="gramStart"/>
      <w:r w:rsidR="002A3644">
        <w:t>applicable</w:t>
      </w:r>
      <w:r w:rsidRPr="00B61610">
        <w:t>;</w:t>
      </w:r>
      <w:proofErr w:type="gramEnd"/>
      <w:r w:rsidRPr="00B61610">
        <w:t xml:space="preserve"> </w:t>
      </w:r>
    </w:p>
    <w:p w14:paraId="72CBF8A5" w14:textId="7AE9D65C" w:rsidR="00555617" w:rsidRDefault="00555617" w:rsidP="00F13ACE">
      <w:pPr>
        <w:pStyle w:val="List3"/>
      </w:pPr>
      <w:r w:rsidRPr="00B61610">
        <w:t>must be paid</w:t>
      </w:r>
      <w:r w:rsidR="00CB7FBB">
        <w:t xml:space="preserve"> </w:t>
      </w:r>
      <w:r w:rsidR="00CB7FBB" w:rsidRPr="00B61610">
        <w:t>electronically in cleared funds to a bank account nominated by the University</w:t>
      </w:r>
      <w:r w:rsidR="004A3F97" w:rsidRPr="004A3F97">
        <w:t xml:space="preserve"> </w:t>
      </w:r>
      <w:r w:rsidR="004A3F97" w:rsidRPr="00B61610">
        <w:t xml:space="preserve">without </w:t>
      </w:r>
      <w:proofErr w:type="gramStart"/>
      <w:r w:rsidR="004A3F97" w:rsidRPr="00B61610">
        <w:t>set-off</w:t>
      </w:r>
      <w:proofErr w:type="gramEnd"/>
      <w:r w:rsidR="004A3F97" w:rsidRPr="00B61610">
        <w:t xml:space="preserve"> or deduction</w:t>
      </w:r>
      <w:r w:rsidR="00872931">
        <w:t>; and</w:t>
      </w:r>
    </w:p>
    <w:p w14:paraId="5BDCD744" w14:textId="2C5632EB" w:rsidR="001C2830" w:rsidRPr="00B61610" w:rsidRDefault="001C2830" w:rsidP="00F13ACE">
      <w:pPr>
        <w:pStyle w:val="List3"/>
      </w:pPr>
      <w:r>
        <w:t xml:space="preserve">where the Client is required at law to withhold or deduct any amount from the payment, </w:t>
      </w:r>
      <w:r w:rsidR="00A36B8D">
        <w:t xml:space="preserve">must </w:t>
      </w:r>
      <w:r>
        <w:t>include</w:t>
      </w:r>
      <w:r w:rsidR="00A36B8D">
        <w:t xml:space="preserve"> an additional amount so that the University receives the full amount of the Fees</w:t>
      </w:r>
      <w:r w:rsidR="00CC3A45">
        <w:t>.</w:t>
      </w:r>
    </w:p>
    <w:p w14:paraId="5F53DBF9" w14:textId="66D4509B" w:rsidR="00555617" w:rsidRPr="00B61610" w:rsidRDefault="00555617" w:rsidP="0029176D">
      <w:pPr>
        <w:pStyle w:val="List2"/>
        <w:keepNext/>
      </w:pPr>
      <w:bookmarkStart w:id="14" w:name="_Ref503970378"/>
      <w:r w:rsidRPr="00B61610">
        <w:t>On early termination, the Client must pay:</w:t>
      </w:r>
      <w:bookmarkEnd w:id="14"/>
    </w:p>
    <w:p w14:paraId="2F2ABF5E" w14:textId="2D951AB2" w:rsidR="00555617" w:rsidRPr="00B61610" w:rsidRDefault="00555617" w:rsidP="00F13ACE">
      <w:pPr>
        <w:pStyle w:val="List3"/>
      </w:pPr>
      <w:r w:rsidRPr="00B61610">
        <w:t xml:space="preserve">Fees for Services </w:t>
      </w:r>
      <w:r w:rsidR="00512632">
        <w:t>carried out</w:t>
      </w:r>
      <w:r w:rsidRPr="00B61610">
        <w:t xml:space="preserve"> </w:t>
      </w:r>
      <w:r w:rsidR="006B5470">
        <w:t>before</w:t>
      </w:r>
      <w:r w:rsidRPr="00B61610">
        <w:t xml:space="preserve"> termination, including a pro rata portion of the next payment for </w:t>
      </w:r>
      <w:r w:rsidR="00ED6EBF">
        <w:t>work carried out</w:t>
      </w:r>
      <w:r w:rsidR="002D7E39">
        <w:t xml:space="preserve"> in accordance with this Agreement</w:t>
      </w:r>
      <w:r w:rsidR="00ED6EBF" w:rsidRPr="00B61610">
        <w:t xml:space="preserve"> </w:t>
      </w:r>
      <w:r w:rsidR="00421B44">
        <w:t>towards th</w:t>
      </w:r>
      <w:r w:rsidR="00FF1353">
        <w:t>at</w:t>
      </w:r>
      <w:r w:rsidR="00421B44">
        <w:t xml:space="preserve"> next payment</w:t>
      </w:r>
      <w:r w:rsidRPr="00B61610">
        <w:t>; and</w:t>
      </w:r>
    </w:p>
    <w:p w14:paraId="15FC3FCF" w14:textId="4C2DE399" w:rsidR="00555617" w:rsidRPr="00B61610" w:rsidRDefault="00555617" w:rsidP="00F13ACE">
      <w:pPr>
        <w:pStyle w:val="List3"/>
      </w:pPr>
      <w:r w:rsidRPr="00B61610">
        <w:t xml:space="preserve">the costs of any non-cancellable obligations </w:t>
      </w:r>
      <w:proofErr w:type="gramStart"/>
      <w:r w:rsidRPr="00B61610">
        <w:t>entered into</w:t>
      </w:r>
      <w:proofErr w:type="gramEnd"/>
      <w:r w:rsidRPr="00B61610">
        <w:t xml:space="preserve"> by the University before </w:t>
      </w:r>
      <w:r w:rsidR="00091725">
        <w:t xml:space="preserve">receipt of </w:t>
      </w:r>
      <w:r w:rsidR="002F21C1">
        <w:t xml:space="preserve">the </w:t>
      </w:r>
      <w:r w:rsidR="004D1E95">
        <w:t xml:space="preserve">notice of </w:t>
      </w:r>
      <w:r w:rsidRPr="00B61610">
        <w:t xml:space="preserve">termination </w:t>
      </w:r>
      <w:r w:rsidR="004D1E95">
        <w:t>by the relevant party</w:t>
      </w:r>
      <w:r w:rsidRPr="00B61610">
        <w:t>.</w:t>
      </w:r>
    </w:p>
    <w:p w14:paraId="4399AD2E" w14:textId="274A1451" w:rsidR="00555617" w:rsidRPr="00B61610" w:rsidRDefault="00555617" w:rsidP="00AD6805">
      <w:pPr>
        <w:pStyle w:val="List2"/>
      </w:pPr>
      <w:bookmarkStart w:id="15" w:name="_Ref503970385"/>
      <w:bookmarkEnd w:id="13"/>
      <w:r w:rsidRPr="00B61610">
        <w:t>The Client must pay on demand all costs on a full indemnity basis (including legal fees on a solicitor and own client basis) incurred by the University in recovering any amount payable by the Client under this Agreement.</w:t>
      </w:r>
      <w:bookmarkEnd w:id="15"/>
    </w:p>
    <w:p w14:paraId="00322410" w14:textId="77777777" w:rsidR="00555617" w:rsidRPr="007666F8" w:rsidRDefault="00555617" w:rsidP="00515C61">
      <w:pPr>
        <w:pStyle w:val="ClauseHeading"/>
        <w:rPr>
          <w:lang w:val="mi-NZ"/>
        </w:rPr>
      </w:pPr>
      <w:bookmarkStart w:id="16" w:name="_Ref489019674"/>
      <w:r w:rsidRPr="007666F8">
        <w:rPr>
          <w:lang w:val="mi-NZ"/>
        </w:rPr>
        <w:t>CONFIDENTIALITY</w:t>
      </w:r>
      <w:bookmarkEnd w:id="16"/>
    </w:p>
    <w:p w14:paraId="1E9E2ABE" w14:textId="7D9C9D7E" w:rsidR="00555617" w:rsidRPr="00B61610" w:rsidRDefault="00555617" w:rsidP="0029176D">
      <w:pPr>
        <w:pStyle w:val="List2"/>
        <w:keepNext/>
      </w:pPr>
      <w:r w:rsidRPr="00B61610">
        <w:t xml:space="preserve">Each party must keep Confidential Information of the </w:t>
      </w:r>
      <w:r w:rsidRPr="000C04A8">
        <w:t>other</w:t>
      </w:r>
      <w:r w:rsidRPr="00B61610">
        <w:t xml:space="preserve"> party secure and confidential </w:t>
      </w:r>
      <w:r w:rsidRPr="005A493A">
        <w:t>and</w:t>
      </w:r>
      <w:r w:rsidR="00F870B6" w:rsidRPr="005A493A">
        <w:t>,</w:t>
      </w:r>
      <w:r w:rsidRPr="005A493A">
        <w:t xml:space="preserve"> </w:t>
      </w:r>
      <w:r w:rsidR="00F870B6" w:rsidRPr="005A493A">
        <w:t>except with the prior written consent of the other party,</w:t>
      </w:r>
      <w:r w:rsidR="00F870B6" w:rsidRPr="00B61610">
        <w:t xml:space="preserve"> </w:t>
      </w:r>
      <w:r w:rsidRPr="00B61610">
        <w:t>not:</w:t>
      </w:r>
    </w:p>
    <w:p w14:paraId="34DA85F4" w14:textId="54AE45CD" w:rsidR="00555617" w:rsidRPr="00B61610" w:rsidRDefault="00555617" w:rsidP="001F7CBB">
      <w:pPr>
        <w:pStyle w:val="List3"/>
      </w:pPr>
      <w:r w:rsidRPr="00B61610">
        <w:t xml:space="preserve">use it for any purpose other than as required to perform its obligations </w:t>
      </w:r>
      <w:r w:rsidR="00A95ABF">
        <w:t xml:space="preserve">or exercise its rights </w:t>
      </w:r>
      <w:r w:rsidRPr="00B61610">
        <w:t>under this Agreement; or</w:t>
      </w:r>
    </w:p>
    <w:p w14:paraId="3E51BC14" w14:textId="1763427F" w:rsidR="00555617" w:rsidRPr="00B61610" w:rsidRDefault="00555617" w:rsidP="0029176D">
      <w:pPr>
        <w:pStyle w:val="List3"/>
        <w:keepNext/>
      </w:pPr>
      <w:r w:rsidRPr="00B61610">
        <w:t xml:space="preserve">disclose it to any person other than: </w:t>
      </w:r>
    </w:p>
    <w:p w14:paraId="60A92E52" w14:textId="32B20D17" w:rsidR="00555617" w:rsidRPr="00B61610" w:rsidRDefault="00555617" w:rsidP="00F26DDE">
      <w:pPr>
        <w:pStyle w:val="List4"/>
      </w:pPr>
      <w:r w:rsidRPr="00B61610">
        <w:t>as permitted under this Agreement;</w:t>
      </w:r>
      <w:r w:rsidR="00EF4A78">
        <w:t xml:space="preserve"> or</w:t>
      </w:r>
    </w:p>
    <w:p w14:paraId="4D017EA0" w14:textId="41A89640" w:rsidR="00555617" w:rsidRPr="00B61610" w:rsidRDefault="00555617" w:rsidP="00F26DDE">
      <w:pPr>
        <w:pStyle w:val="List4"/>
      </w:pPr>
      <w:proofErr w:type="spellStart"/>
      <w:r w:rsidRPr="00B61610">
        <w:t>its</w:t>
      </w:r>
      <w:proofErr w:type="spellEnd"/>
      <w:r w:rsidRPr="00B61610">
        <w:t xml:space="preserve"> </w:t>
      </w:r>
      <w:r w:rsidR="00EF4A78">
        <w:t xml:space="preserve">or </w:t>
      </w:r>
      <w:r w:rsidR="00525BE5">
        <w:t xml:space="preserve">its </w:t>
      </w:r>
      <w:r w:rsidRPr="00B61610">
        <w:t>Affiliates</w:t>
      </w:r>
      <w:r w:rsidR="00525BE5">
        <w:t>’</w:t>
      </w:r>
      <w:r w:rsidRPr="00B61610">
        <w:t xml:space="preserve"> personnel who have a need-to-know </w:t>
      </w:r>
      <w:r w:rsidR="008575F9">
        <w:t>to give</w:t>
      </w:r>
      <w:r w:rsidRPr="00B61610">
        <w:t xml:space="preserve"> effect to this Agreement, or to its professional advisors, provided that the recipient is under obligations of confidentiality equivalent to those in this clause </w:t>
      </w:r>
      <w:r w:rsidRPr="00B61610">
        <w:fldChar w:fldCharType="begin"/>
      </w:r>
      <w:r w:rsidRPr="00B61610">
        <w:instrText xml:space="preserve"> REF _Ref489019674 \r \h  \* MERGEFORMAT </w:instrText>
      </w:r>
      <w:r w:rsidRPr="00B61610">
        <w:fldChar w:fldCharType="separate"/>
      </w:r>
      <w:r w:rsidR="0035530E">
        <w:t>9</w:t>
      </w:r>
      <w:r w:rsidRPr="00B61610">
        <w:fldChar w:fldCharType="end"/>
      </w:r>
      <w:r w:rsidRPr="00B61610">
        <w:t>.</w:t>
      </w:r>
    </w:p>
    <w:p w14:paraId="4D639611" w14:textId="08491DCF" w:rsidR="00555617" w:rsidRPr="00B61610" w:rsidRDefault="00555617" w:rsidP="00AD6805">
      <w:pPr>
        <w:pStyle w:val="List2"/>
      </w:pPr>
      <w:r w:rsidRPr="00B61610">
        <w:t>The obligations of confidentiality do not apply to the extent any information is required to be disclosed by law (including under the rules of any recognised stock exchange)</w:t>
      </w:r>
      <w:r w:rsidRPr="00BB0957">
        <w:t>.</w:t>
      </w:r>
    </w:p>
    <w:p w14:paraId="6630CBD3" w14:textId="77777777" w:rsidR="007D7C26" w:rsidRDefault="00DA69F8" w:rsidP="0029176D">
      <w:pPr>
        <w:pStyle w:val="List2"/>
        <w:keepNext/>
      </w:pPr>
      <w:r>
        <w:t>The Client acknowledges that the University</w:t>
      </w:r>
      <w:r w:rsidR="007D7C26">
        <w:t>:</w:t>
      </w:r>
    </w:p>
    <w:p w14:paraId="6CEA93AB" w14:textId="5A9FBECF" w:rsidR="007D7C26" w:rsidRDefault="00DA69F8" w:rsidP="007D7C26">
      <w:pPr>
        <w:pStyle w:val="List3"/>
      </w:pPr>
      <w:r>
        <w:t xml:space="preserve">is subject to the Official Information Act 1982 </w:t>
      </w:r>
      <w:r w:rsidR="006B340B">
        <w:t>which recognises</w:t>
      </w:r>
      <w:r w:rsidR="00B67DBB">
        <w:t xml:space="preserve"> a right of the public to access </w:t>
      </w:r>
      <w:r w:rsidR="00B67DBB" w:rsidRPr="00B57EE3">
        <w:rPr>
          <w:highlight w:val="cyan"/>
        </w:rPr>
        <w:t>official information</w:t>
      </w:r>
      <w:r w:rsidR="00B57EE3">
        <w:t xml:space="preserve">; </w:t>
      </w:r>
      <w:r>
        <w:t>and</w:t>
      </w:r>
    </w:p>
    <w:p w14:paraId="29D405C1" w14:textId="5842E5DA" w:rsidR="00667D7B" w:rsidRDefault="00DA69F8" w:rsidP="0029176D">
      <w:pPr>
        <w:pStyle w:val="List3"/>
        <w:keepNext/>
      </w:pPr>
      <w:r>
        <w:t xml:space="preserve">may </w:t>
      </w:r>
      <w:r w:rsidR="00B5304E">
        <w:t xml:space="preserve">disclose the following, in accordance with that Act, </w:t>
      </w:r>
      <w:r w:rsidR="00667D7B">
        <w:t>without further consultation with the Client:</w:t>
      </w:r>
    </w:p>
    <w:p w14:paraId="1FD73EA0" w14:textId="77777777" w:rsidR="0087438E" w:rsidRDefault="00667D7B" w:rsidP="007D7C26">
      <w:pPr>
        <w:pStyle w:val="List4"/>
      </w:pPr>
      <w:r>
        <w:t xml:space="preserve">the name of the </w:t>
      </w:r>
      <w:proofErr w:type="gramStart"/>
      <w:r>
        <w:t>Client</w:t>
      </w:r>
      <w:r w:rsidR="0087438E">
        <w:t>;</w:t>
      </w:r>
      <w:proofErr w:type="gramEnd"/>
    </w:p>
    <w:p w14:paraId="7CEF0664" w14:textId="66CFF55D" w:rsidR="00220A53" w:rsidRDefault="0087438E" w:rsidP="007D7C26">
      <w:pPr>
        <w:pStyle w:val="List4"/>
      </w:pPr>
      <w:r>
        <w:t>the subject matter of this Agreement</w:t>
      </w:r>
      <w:r w:rsidR="003A5B60">
        <w:t xml:space="preserve"> (e.g. that the Client has provided funding under a </w:t>
      </w:r>
      <w:r w:rsidR="00BA0A38">
        <w:t>r</w:t>
      </w:r>
      <w:r w:rsidR="003A5B60">
        <w:t xml:space="preserve">esearch </w:t>
      </w:r>
      <w:r w:rsidR="00BA0A38">
        <w:t>s</w:t>
      </w:r>
      <w:r w:rsidR="00AF10F4">
        <w:t xml:space="preserve">ervices </w:t>
      </w:r>
      <w:r w:rsidR="00BA0A38">
        <w:t>a</w:t>
      </w:r>
      <w:r w:rsidR="003A5B60">
        <w:t xml:space="preserve">greement for </w:t>
      </w:r>
      <w:r w:rsidR="00220A53">
        <w:t>the named project); and</w:t>
      </w:r>
    </w:p>
    <w:p w14:paraId="29346911" w14:textId="3E57F193" w:rsidR="008E0862" w:rsidRPr="000144B4" w:rsidRDefault="00220A53" w:rsidP="00487582">
      <w:pPr>
        <w:pStyle w:val="List4"/>
      </w:pPr>
      <w:r>
        <w:t>Fees paid or payable</w:t>
      </w:r>
      <w:r w:rsidR="00657D5B">
        <w:t xml:space="preserve"> </w:t>
      </w:r>
      <w:r w:rsidR="007B2537">
        <w:t xml:space="preserve">under this Agreement </w:t>
      </w:r>
      <w:r w:rsidR="00657D5B">
        <w:t>either in total or for a given period.</w:t>
      </w:r>
      <w:bookmarkStart w:id="17" w:name="_Ref489019693"/>
    </w:p>
    <w:p w14:paraId="045F83E4" w14:textId="77777777" w:rsidR="00555617" w:rsidRPr="007666F8" w:rsidRDefault="00555617" w:rsidP="00515C61">
      <w:pPr>
        <w:pStyle w:val="ClauseHeading"/>
        <w:rPr>
          <w:lang w:val="mi-NZ"/>
        </w:rPr>
      </w:pPr>
      <w:bookmarkStart w:id="18" w:name="_Ref503970403"/>
      <w:bookmarkStart w:id="19" w:name="_Ref159940865"/>
      <w:r w:rsidRPr="007666F8">
        <w:rPr>
          <w:lang w:val="mi-NZ"/>
        </w:rPr>
        <w:t>INTELLECTUAL PROPERTY</w:t>
      </w:r>
      <w:bookmarkEnd w:id="17"/>
      <w:r w:rsidRPr="007666F8">
        <w:rPr>
          <w:lang w:val="mi-NZ"/>
        </w:rPr>
        <w:t xml:space="preserve"> </w:t>
      </w:r>
      <w:bookmarkEnd w:id="18"/>
      <w:bookmarkEnd w:id="19"/>
    </w:p>
    <w:p w14:paraId="16B45F68" w14:textId="77777777" w:rsidR="007C5182" w:rsidRDefault="00555617" w:rsidP="00AD6805">
      <w:pPr>
        <w:pStyle w:val="List2"/>
      </w:pPr>
      <w:bookmarkStart w:id="20" w:name="_Ref160436472"/>
      <w:bookmarkStart w:id="21" w:name="_Ref159935320"/>
      <w:bookmarkStart w:id="22" w:name="_Ref152951941"/>
      <w:r w:rsidRPr="00B61610">
        <w:t xml:space="preserve">Each party (or its licensors) retains ownership of all rights (including Intellectual Property </w:t>
      </w:r>
      <w:r w:rsidRPr="008E5FDB">
        <w:t>Rights) in its Background IP.</w:t>
      </w:r>
      <w:bookmarkEnd w:id="20"/>
      <w:r w:rsidRPr="008E5FDB">
        <w:t xml:space="preserve">  </w:t>
      </w:r>
    </w:p>
    <w:p w14:paraId="210FB444" w14:textId="34F69895" w:rsidR="00555617" w:rsidRPr="008E5FDB" w:rsidRDefault="00555617" w:rsidP="00AD6805">
      <w:pPr>
        <w:pStyle w:val="List2"/>
      </w:pPr>
      <w:bookmarkStart w:id="23" w:name="_Ref503785852"/>
      <w:bookmarkStart w:id="24" w:name="_Ref493259497"/>
      <w:bookmarkEnd w:id="21"/>
      <w:bookmarkEnd w:id="22"/>
      <w:r w:rsidRPr="008E5FDB">
        <w:t>Subject to clause</w:t>
      </w:r>
      <w:r w:rsidR="00E52202">
        <w:t>s</w:t>
      </w:r>
      <w:r w:rsidRPr="008E5FDB">
        <w:t xml:space="preserve"> </w:t>
      </w:r>
      <w:r w:rsidR="00721932">
        <w:fldChar w:fldCharType="begin"/>
      </w:r>
      <w:r w:rsidR="00721932">
        <w:instrText xml:space="preserve"> REF _Ref160436472 \w \h </w:instrText>
      </w:r>
      <w:r w:rsidR="00721932">
        <w:fldChar w:fldCharType="separate"/>
      </w:r>
      <w:r w:rsidR="0035530E">
        <w:t>10.1</w:t>
      </w:r>
      <w:r w:rsidR="00721932">
        <w:fldChar w:fldCharType="end"/>
      </w:r>
      <w:r w:rsidRPr="008E5FDB">
        <w:t>, ownership of the Results vests in or transfers to the Client on the receipt by the University of payment in full for the Services.</w:t>
      </w:r>
      <w:bookmarkEnd w:id="23"/>
    </w:p>
    <w:bookmarkEnd w:id="24"/>
    <w:p w14:paraId="2E58614B" w14:textId="77777777" w:rsidR="00555617" w:rsidRPr="00B61610" w:rsidRDefault="00555617" w:rsidP="00AD6805">
      <w:pPr>
        <w:pStyle w:val="List2"/>
      </w:pPr>
      <w:r w:rsidRPr="00B61610">
        <w:t>The Client warrants that the University’s use of any of the Client’s Background IP in the manner permitted under this Agreement will not infringe the Intellectual Property Rights of any third party.</w:t>
      </w:r>
    </w:p>
    <w:p w14:paraId="058F8073" w14:textId="45BFDBFA" w:rsidR="00555617" w:rsidRDefault="00555617" w:rsidP="00FA2D2D">
      <w:pPr>
        <w:pStyle w:val="List2"/>
      </w:pPr>
      <w:r w:rsidRPr="00B61610">
        <w:t xml:space="preserve">The Client grants the University and its personnel a non-exclusive, </w:t>
      </w:r>
      <w:r w:rsidR="007E00E8">
        <w:t xml:space="preserve">worldwide, </w:t>
      </w:r>
      <w:r w:rsidRPr="00B61610">
        <w:t xml:space="preserve">royalty-free, perpetual and irrevocable licence to use the Results for the purposes of teaching and academic </w:t>
      </w:r>
      <w:r w:rsidR="001F3E14">
        <w:t>(including non-commerci</w:t>
      </w:r>
      <w:r w:rsidR="00BB203B">
        <w:t xml:space="preserve">ally funded) </w:t>
      </w:r>
      <w:r w:rsidRPr="00B61610">
        <w:t>research.</w:t>
      </w:r>
      <w:r w:rsidR="00082743" w:rsidRPr="00082743">
        <w:t xml:space="preserve"> </w:t>
      </w:r>
    </w:p>
    <w:p w14:paraId="6283924E" w14:textId="14F719DC" w:rsidR="00B254CA" w:rsidRDefault="00B254CA" w:rsidP="00B254CA">
      <w:pPr>
        <w:pStyle w:val="ClauseHeading"/>
      </w:pPr>
      <w:bookmarkStart w:id="25" w:name="_Ref166675136"/>
      <w:r>
        <w:t>Publicity</w:t>
      </w:r>
      <w:bookmarkEnd w:id="25"/>
    </w:p>
    <w:p w14:paraId="09FA61F0" w14:textId="25E0A465" w:rsidR="00B254CA" w:rsidRDefault="00B254CA" w:rsidP="00B254CA">
      <w:pPr>
        <w:pStyle w:val="List2"/>
      </w:pPr>
      <w:bookmarkStart w:id="26" w:name="_Ref166498276"/>
      <w:r w:rsidRPr="00C97E1B">
        <w:t xml:space="preserve">Neither party may use the names, logos or </w:t>
      </w:r>
      <w:proofErr w:type="spellStart"/>
      <w:proofErr w:type="gramStart"/>
      <w:r w:rsidRPr="00C97E1B">
        <w:t>trade marks</w:t>
      </w:r>
      <w:proofErr w:type="spellEnd"/>
      <w:proofErr w:type="gramEnd"/>
      <w:r w:rsidRPr="00C97E1B">
        <w:t xml:space="preserve"> of the other party</w:t>
      </w:r>
      <w:r w:rsidR="00765D2A">
        <w:t>, its Affiliates</w:t>
      </w:r>
      <w:r w:rsidRPr="00C97E1B">
        <w:t xml:space="preserve"> or </w:t>
      </w:r>
      <w:r w:rsidR="00765D2A">
        <w:t>their</w:t>
      </w:r>
      <w:r w:rsidRPr="00C97E1B">
        <w:t xml:space="preserve"> personnel without the other party’s prior written consent.</w:t>
      </w:r>
      <w:bookmarkEnd w:id="26"/>
    </w:p>
    <w:p w14:paraId="6068E565" w14:textId="1DC6C378" w:rsidR="002D58E5" w:rsidRPr="002D58E5" w:rsidRDefault="002D58E5" w:rsidP="002D58E5">
      <w:pPr>
        <w:pStyle w:val="List2"/>
      </w:pPr>
      <w:r w:rsidRPr="002D58E5">
        <w:t xml:space="preserve">Without limiting clause </w:t>
      </w:r>
      <w:r>
        <w:fldChar w:fldCharType="begin"/>
      </w:r>
      <w:r>
        <w:instrText xml:space="preserve"> REF _Ref166498276 \n \h </w:instrText>
      </w:r>
      <w:r>
        <w:fldChar w:fldCharType="separate"/>
      </w:r>
      <w:r w:rsidR="0035530E">
        <w:t>11.1</w:t>
      </w:r>
      <w:r>
        <w:fldChar w:fldCharType="end"/>
      </w:r>
      <w:r w:rsidRPr="002D58E5">
        <w:t>, the Client must not make any representation that the University or its Affiliates, or any of it</w:t>
      </w:r>
      <w:r w:rsidR="00CE33D8">
        <w:t>s</w:t>
      </w:r>
      <w:r w:rsidRPr="002D58E5">
        <w:t xml:space="preserve"> or its Affiliates’ personnel endorses or in any other way supports the Client or its products or services.</w:t>
      </w:r>
    </w:p>
    <w:p w14:paraId="786ADF9F" w14:textId="6B0BBF45" w:rsidR="003B3FDA" w:rsidRDefault="003B3FDA" w:rsidP="0029176D">
      <w:pPr>
        <w:pStyle w:val="List2"/>
        <w:keepNext/>
      </w:pPr>
      <w:r>
        <w:lastRenderedPageBreak/>
        <w:t xml:space="preserve">The Client must ensure that any </w:t>
      </w:r>
      <w:r w:rsidR="00F05571">
        <w:t xml:space="preserve">Client </w:t>
      </w:r>
      <w:r>
        <w:t xml:space="preserve">extract </w:t>
      </w:r>
      <w:r w:rsidR="009B1AE5">
        <w:t xml:space="preserve">or </w:t>
      </w:r>
      <w:r w:rsidR="00D15D91">
        <w:t xml:space="preserve">summary </w:t>
      </w:r>
      <w:r>
        <w:t>of the Results or other information provided by the University in connection with the Services is:</w:t>
      </w:r>
    </w:p>
    <w:p w14:paraId="3711CC8D" w14:textId="77777777" w:rsidR="003B3FDA" w:rsidRDefault="003B3FDA" w:rsidP="003B3FDA">
      <w:pPr>
        <w:pStyle w:val="List3"/>
      </w:pPr>
      <w:r>
        <w:t xml:space="preserve">a fair and accurate representation of the Results or other information, as a </w:t>
      </w:r>
      <w:proofErr w:type="gramStart"/>
      <w:r>
        <w:t>whole;</w:t>
      </w:r>
      <w:proofErr w:type="gramEnd"/>
      <w:r>
        <w:t xml:space="preserve"> </w:t>
      </w:r>
    </w:p>
    <w:p w14:paraId="40E10561" w14:textId="77777777" w:rsidR="003B3FDA" w:rsidRDefault="003B3FDA" w:rsidP="003B3FDA">
      <w:pPr>
        <w:pStyle w:val="List3"/>
      </w:pPr>
      <w:r>
        <w:t>not likely to mislead or deceive any person; and</w:t>
      </w:r>
    </w:p>
    <w:p w14:paraId="7C01DBC1" w14:textId="6589AC56" w:rsidR="00B254CA" w:rsidRPr="00B61610" w:rsidRDefault="003B3FDA" w:rsidP="003B3FDA">
      <w:pPr>
        <w:pStyle w:val="List3"/>
      </w:pPr>
      <w:r>
        <w:t xml:space="preserve">stated to be an extract </w:t>
      </w:r>
      <w:r w:rsidR="00EB3E0C">
        <w:t xml:space="preserve">or summary </w:t>
      </w:r>
      <w:r>
        <w:t>only</w:t>
      </w:r>
      <w:r w:rsidR="00EB3E0C">
        <w:t xml:space="preserve"> (as </w:t>
      </w:r>
      <w:r w:rsidR="002C1428">
        <w:t>the case may be)</w:t>
      </w:r>
      <w:r>
        <w:t>.</w:t>
      </w:r>
    </w:p>
    <w:p w14:paraId="75C86268" w14:textId="77777777" w:rsidR="00F547B6" w:rsidRPr="007666F8" w:rsidRDefault="00F547B6" w:rsidP="00F547B6">
      <w:pPr>
        <w:pStyle w:val="ClauseHeading"/>
        <w:rPr>
          <w:lang w:val="mi-NZ"/>
        </w:rPr>
      </w:pPr>
      <w:bookmarkStart w:id="27" w:name="_Ref159940868"/>
      <w:r w:rsidRPr="007666F8">
        <w:rPr>
          <w:lang w:val="mi-NZ"/>
        </w:rPr>
        <w:t>WARRANTIES</w:t>
      </w:r>
      <w:bookmarkEnd w:id="27"/>
    </w:p>
    <w:p w14:paraId="237430CF" w14:textId="77777777" w:rsidR="00F547B6" w:rsidRPr="00B61610" w:rsidRDefault="00F547B6" w:rsidP="00F547B6">
      <w:pPr>
        <w:pStyle w:val="List2"/>
      </w:pPr>
      <w:bookmarkStart w:id="28" w:name="_Ref503949061"/>
      <w:bookmarkStart w:id="29" w:name="_Ref504048101"/>
      <w:r w:rsidRPr="00B61610">
        <w:t xml:space="preserve">Each party warrants that it has full power and authority to </w:t>
      </w:r>
      <w:proofErr w:type="gramStart"/>
      <w:r w:rsidRPr="00B61610">
        <w:t>enter into</w:t>
      </w:r>
      <w:proofErr w:type="gramEnd"/>
      <w:r w:rsidRPr="00B61610">
        <w:t xml:space="preserve"> and perform its obligations under this Agreement.</w:t>
      </w:r>
      <w:bookmarkEnd w:id="28"/>
      <w:bookmarkEnd w:id="29"/>
    </w:p>
    <w:p w14:paraId="3B8146F2" w14:textId="08C48C96" w:rsidR="00F547B6" w:rsidRPr="00B61610" w:rsidRDefault="00F547B6" w:rsidP="00F547B6">
      <w:pPr>
        <w:pStyle w:val="List2"/>
      </w:pPr>
      <w:bookmarkStart w:id="30" w:name="_Ref503949566"/>
      <w:r w:rsidRPr="00B61610">
        <w:t xml:space="preserve">To the extent permitted by law, </w:t>
      </w:r>
      <w:r w:rsidR="00486952">
        <w:t xml:space="preserve">each party’s </w:t>
      </w:r>
      <w:r w:rsidRPr="00B61610">
        <w:t xml:space="preserve">warranties are limited to those expressly set out in </w:t>
      </w:r>
      <w:r w:rsidR="004C7D4F">
        <w:t>this Agreement</w:t>
      </w:r>
      <w:r w:rsidRPr="00B61610">
        <w:t xml:space="preserve"> and all implied conditions and warranties (including any under Part 3 of the Contract and Commercial Law Act 2017) are excluded.</w:t>
      </w:r>
      <w:bookmarkEnd w:id="30"/>
      <w:r w:rsidRPr="00B61610">
        <w:t xml:space="preserve"> </w:t>
      </w:r>
    </w:p>
    <w:p w14:paraId="698B9245" w14:textId="7A03F35C" w:rsidR="00F547B6" w:rsidRPr="00B61610" w:rsidRDefault="00F547B6" w:rsidP="0029176D">
      <w:pPr>
        <w:pStyle w:val="List2"/>
        <w:keepNext/>
      </w:pPr>
      <w:r w:rsidRPr="00B61610">
        <w:t xml:space="preserve">Without limiting clause </w:t>
      </w:r>
      <w:r w:rsidRPr="00B61610">
        <w:fldChar w:fldCharType="begin"/>
      </w:r>
      <w:r w:rsidRPr="00B61610">
        <w:instrText xml:space="preserve"> REF _Ref503949566 \r \h  \* MERGEFORMAT </w:instrText>
      </w:r>
      <w:r w:rsidRPr="00B61610">
        <w:fldChar w:fldCharType="separate"/>
      </w:r>
      <w:r w:rsidR="0035530E">
        <w:t>12.2</w:t>
      </w:r>
      <w:r w:rsidRPr="00B61610">
        <w:fldChar w:fldCharType="end"/>
      </w:r>
      <w:r w:rsidRPr="00B61610">
        <w:t>, the University gives no warranties</w:t>
      </w:r>
      <w:r w:rsidR="002A530F">
        <w:t xml:space="preserve"> or</w:t>
      </w:r>
      <w:r w:rsidRPr="00B61610">
        <w:t xml:space="preserve"> representations as to:</w:t>
      </w:r>
    </w:p>
    <w:p w14:paraId="2A775189" w14:textId="59F23CD6" w:rsidR="00F547B6" w:rsidRPr="00B61610" w:rsidRDefault="00F547B6" w:rsidP="00F547B6">
      <w:pPr>
        <w:pStyle w:val="List3"/>
      </w:pPr>
      <w:r w:rsidRPr="00B61610">
        <w:t>any outcome of th</w:t>
      </w:r>
      <w:r w:rsidR="007F396B">
        <w:t>e</w:t>
      </w:r>
      <w:r w:rsidRPr="00B61610">
        <w:t xml:space="preserve"> </w:t>
      </w:r>
      <w:r w:rsidR="007F396B">
        <w:t xml:space="preserve">Services </w:t>
      </w:r>
      <w:r w:rsidRPr="00B61610">
        <w:t>(including the Results</w:t>
      </w:r>
      <w:proofErr w:type="gramStart"/>
      <w:r w:rsidRPr="00B61610">
        <w:t>);</w:t>
      </w:r>
      <w:proofErr w:type="gramEnd"/>
      <w:r w:rsidRPr="00B61610">
        <w:t xml:space="preserve"> </w:t>
      </w:r>
    </w:p>
    <w:p w14:paraId="2DAD7DD2" w14:textId="6C1015A9" w:rsidR="00360C21" w:rsidRDefault="00F547B6" w:rsidP="00F547B6">
      <w:pPr>
        <w:pStyle w:val="List3"/>
      </w:pPr>
      <w:r w:rsidRPr="00B61610">
        <w:t>the suitability of th</w:t>
      </w:r>
      <w:r w:rsidR="00E03659">
        <w:t>e Results</w:t>
      </w:r>
      <w:r w:rsidRPr="00B61610">
        <w:t xml:space="preserve"> for any </w:t>
      </w:r>
      <w:proofErr w:type="gramStart"/>
      <w:r w:rsidRPr="00B61610">
        <w:t>purpose;</w:t>
      </w:r>
      <w:proofErr w:type="gramEnd"/>
    </w:p>
    <w:p w14:paraId="516E9E47" w14:textId="6A717515" w:rsidR="002D2EEF" w:rsidRDefault="002D2EEF" w:rsidP="00F547B6">
      <w:pPr>
        <w:pStyle w:val="List3"/>
      </w:pPr>
      <w:r>
        <w:t xml:space="preserve">the non-infringement of any </w:t>
      </w:r>
      <w:proofErr w:type="gramStart"/>
      <w:r>
        <w:t>third party</w:t>
      </w:r>
      <w:proofErr w:type="gramEnd"/>
      <w:r>
        <w:t xml:space="preserve"> Intellectual Property Rights by the Results or any intellectual property subsisting in the Results</w:t>
      </w:r>
      <w:r w:rsidR="00C1391F">
        <w:t>; or</w:t>
      </w:r>
    </w:p>
    <w:p w14:paraId="46180003" w14:textId="34558F7E" w:rsidR="00F547B6" w:rsidRPr="00B61610" w:rsidRDefault="00F547B6" w:rsidP="00F547B6">
      <w:pPr>
        <w:pStyle w:val="List3"/>
      </w:pPr>
      <w:r w:rsidRPr="00B61610">
        <w:t>the timeframe in which any Results may be achieved.</w:t>
      </w:r>
    </w:p>
    <w:p w14:paraId="21C53F5E" w14:textId="182D684D" w:rsidR="00F547B6" w:rsidRPr="00B61610" w:rsidRDefault="00F547B6" w:rsidP="00F547B6">
      <w:pPr>
        <w:pStyle w:val="List2"/>
      </w:pPr>
      <w:r w:rsidRPr="00B61610">
        <w:t xml:space="preserve">The Client acknowledges that it is purchasing the Services for the purposes of a business and </w:t>
      </w:r>
      <w:r w:rsidR="00413689">
        <w:t xml:space="preserve">agrees that </w:t>
      </w:r>
      <w:r w:rsidRPr="00B61610">
        <w:t>the Consumer Guarantees Act 1993 does not apply to this Agreement or the Services.</w:t>
      </w:r>
    </w:p>
    <w:p w14:paraId="779875F3" w14:textId="77777777" w:rsidR="00215050" w:rsidRPr="007666F8" w:rsidRDefault="00215050" w:rsidP="00215050">
      <w:pPr>
        <w:pStyle w:val="ClauseHeading"/>
        <w:rPr>
          <w:lang w:val="mi-NZ"/>
        </w:rPr>
      </w:pPr>
      <w:r w:rsidRPr="007666F8">
        <w:rPr>
          <w:lang w:val="mi-NZ"/>
        </w:rPr>
        <w:t>SANCTIONS AND IMPORT/EXPORT CONTROLS</w:t>
      </w:r>
    </w:p>
    <w:p w14:paraId="2EF1F239" w14:textId="77777777" w:rsidR="00215050" w:rsidRDefault="00215050" w:rsidP="00215050">
      <w:pPr>
        <w:pStyle w:val="List2"/>
      </w:pPr>
      <w:bookmarkStart w:id="31" w:name="_Ref159940872"/>
      <w:r w:rsidRPr="0049667D">
        <w:t xml:space="preserve">Each party warrants that it is not subject to any United Nations’ or other sanctions that would prohibit a party from </w:t>
      </w:r>
      <w:proofErr w:type="gramStart"/>
      <w:r w:rsidRPr="0049667D">
        <w:t>entering into</w:t>
      </w:r>
      <w:proofErr w:type="gramEnd"/>
      <w:r w:rsidRPr="0049667D">
        <w:t xml:space="preserve"> or performing this Agreement</w:t>
      </w:r>
      <w:r>
        <w:t>.</w:t>
      </w:r>
      <w:bookmarkEnd w:id="31"/>
    </w:p>
    <w:p w14:paraId="12E653CB" w14:textId="7BF49B1A" w:rsidR="00215050" w:rsidRDefault="00215050" w:rsidP="00215050">
      <w:pPr>
        <w:pStyle w:val="List2"/>
      </w:pPr>
      <w:bookmarkStart w:id="32" w:name="_Ref159425943"/>
      <w:r w:rsidRPr="006F4FBE">
        <w:t xml:space="preserve">The Client acknowledges that New Zealand export controls may require permission from a New Zealand government or other regulatory agency to </w:t>
      </w:r>
      <w:r w:rsidR="00EC487E">
        <w:t xml:space="preserve">enable the </w:t>
      </w:r>
      <w:r w:rsidRPr="006F4FBE">
        <w:t xml:space="preserve">transfer </w:t>
      </w:r>
      <w:r w:rsidR="00EC487E">
        <w:t xml:space="preserve">of </w:t>
      </w:r>
      <w:r w:rsidRPr="006F4FBE">
        <w:t>information, materials or other items from the University to the Client (</w:t>
      </w:r>
      <w:r w:rsidRPr="006F4FBE">
        <w:rPr>
          <w:b/>
          <w:bCs/>
        </w:rPr>
        <w:t>Export Controls</w:t>
      </w:r>
      <w:r w:rsidRPr="006F4FBE">
        <w:t>)</w:t>
      </w:r>
      <w:r>
        <w:t>.</w:t>
      </w:r>
      <w:bookmarkEnd w:id="32"/>
    </w:p>
    <w:p w14:paraId="2929597B" w14:textId="77777777" w:rsidR="00215050" w:rsidRDefault="00215050" w:rsidP="0029176D">
      <w:pPr>
        <w:pStyle w:val="List2"/>
        <w:keepNext/>
      </w:pPr>
      <w:r>
        <w:t>The University:</w:t>
      </w:r>
    </w:p>
    <w:p w14:paraId="325A8925" w14:textId="41C1858D" w:rsidR="00215050" w:rsidRDefault="00215050" w:rsidP="00215050">
      <w:pPr>
        <w:pStyle w:val="List3"/>
      </w:pPr>
      <w:r w:rsidRPr="007D2E90">
        <w:t xml:space="preserve">will use reasonable efforts to obtain </w:t>
      </w:r>
      <w:r w:rsidR="006838BE">
        <w:t>(</w:t>
      </w:r>
      <w:r w:rsidR="007C1AE0">
        <w:t>and may disclose confidential of the Subcontractor for the purposes of</w:t>
      </w:r>
      <w:r w:rsidR="006838BE">
        <w:t>)</w:t>
      </w:r>
      <w:r w:rsidR="007C1AE0">
        <w:t xml:space="preserve"> </w:t>
      </w:r>
      <w:r w:rsidRPr="007D2E90">
        <w:t xml:space="preserve">any required permissions under Export </w:t>
      </w:r>
      <w:r w:rsidRPr="007D2E90">
        <w:t>Controls to give effect to this Agreement; but</w:t>
      </w:r>
    </w:p>
    <w:p w14:paraId="564C1287" w14:textId="77777777" w:rsidR="00215050" w:rsidRDefault="00215050" w:rsidP="00215050">
      <w:pPr>
        <w:pStyle w:val="List3"/>
      </w:pPr>
      <w:r w:rsidRPr="004D2646">
        <w:t>excludes all representations and warranties that any required permissions will be obtained or will be obtained within an acceptable timeframe or only on conditions acceptable to a party.</w:t>
      </w:r>
    </w:p>
    <w:p w14:paraId="437732B7" w14:textId="2BAD352B" w:rsidR="00072589" w:rsidRDefault="00072589" w:rsidP="0029176D">
      <w:pPr>
        <w:pStyle w:val="List2"/>
        <w:keepNext/>
      </w:pPr>
      <w:r>
        <w:t>The Client must promptly provide all information requested by the University</w:t>
      </w:r>
      <w:r w:rsidR="00B97F8F">
        <w:t xml:space="preserve"> or a New Zealand government or other regulatory agency relating to sanctions, sensitive research or Export Controls, including:</w:t>
      </w:r>
    </w:p>
    <w:p w14:paraId="6347890C" w14:textId="34F9186F" w:rsidR="00B97F8F" w:rsidRDefault="00B97F8F" w:rsidP="00B97F8F">
      <w:pPr>
        <w:pStyle w:val="List3"/>
      </w:pPr>
      <w:r>
        <w:t xml:space="preserve">any end-user certificate or similar undertaking; and </w:t>
      </w:r>
    </w:p>
    <w:p w14:paraId="71B92877" w14:textId="43685D53" w:rsidR="00B97F8F" w:rsidRDefault="00B97F8F" w:rsidP="00B97F8F">
      <w:pPr>
        <w:pStyle w:val="List3"/>
      </w:pPr>
      <w:r>
        <w:t>any information requested for the purposes of any special terms included in the Contract Details.</w:t>
      </w:r>
    </w:p>
    <w:p w14:paraId="3F6FA6D3" w14:textId="26D7E4F4" w:rsidR="00215050" w:rsidRDefault="00215050" w:rsidP="00215050">
      <w:pPr>
        <w:pStyle w:val="List2"/>
      </w:pPr>
      <w:bookmarkStart w:id="33" w:name="_Ref164864157"/>
      <w:r w:rsidRPr="00C62EEF">
        <w:t>The Client bears all risk and responsibility for obtaining any required permissions from a government or other regulatory agency in its location to enable it to import information, materials or other items from the University under this Agreement (</w:t>
      </w:r>
      <w:r w:rsidRPr="00C62EEF">
        <w:rPr>
          <w:b/>
          <w:bCs/>
        </w:rPr>
        <w:t>Import Controls</w:t>
      </w:r>
      <w:r w:rsidRPr="00C62EEF">
        <w:t xml:space="preserve">).  The University will provide to the Client or a government or other regulatory agency in the Client’s location reasonable information requested in </w:t>
      </w:r>
      <w:r>
        <w:t>relation to</w:t>
      </w:r>
      <w:r w:rsidRPr="00C62EEF">
        <w:t xml:space="preserve"> Import Controls.</w:t>
      </w:r>
      <w:bookmarkEnd w:id="33"/>
    </w:p>
    <w:p w14:paraId="395FC811" w14:textId="33482D8A" w:rsidR="00215050" w:rsidRDefault="00215050" w:rsidP="00215050">
      <w:pPr>
        <w:pStyle w:val="List2"/>
      </w:pPr>
      <w:bookmarkStart w:id="34" w:name="_Ref159940876"/>
      <w:r>
        <w:t xml:space="preserve">The University excludes all liability for any inability to </w:t>
      </w:r>
      <w:r w:rsidR="00FB5629">
        <w:t>give effect to</w:t>
      </w:r>
      <w:r>
        <w:t xml:space="preserve"> this Agreement </w:t>
      </w:r>
      <w:proofErr w:type="gramStart"/>
      <w:r>
        <w:t>as a result of</w:t>
      </w:r>
      <w:proofErr w:type="gramEnd"/>
      <w:r>
        <w:t xml:space="preserve"> compliance with sanctions, sensitive research, Export Controls or Import Controls (including any decision or delay in decision-making by any relevant government or other regulatory agency).</w:t>
      </w:r>
      <w:bookmarkEnd w:id="34"/>
    </w:p>
    <w:p w14:paraId="3C3AA393" w14:textId="77777777" w:rsidR="001336F3" w:rsidRPr="007666F8" w:rsidRDefault="001336F3" w:rsidP="001336F3">
      <w:pPr>
        <w:pStyle w:val="ClauseHeading"/>
        <w:rPr>
          <w:lang w:val="mi-NZ"/>
        </w:rPr>
      </w:pPr>
      <w:bookmarkStart w:id="35" w:name="_Ref493262205"/>
      <w:bookmarkStart w:id="36" w:name="_Ref503970392"/>
      <w:r w:rsidRPr="007666F8">
        <w:rPr>
          <w:lang w:val="mi-NZ"/>
        </w:rPr>
        <w:t>LIABILITY</w:t>
      </w:r>
      <w:bookmarkEnd w:id="35"/>
      <w:bookmarkEnd w:id="36"/>
    </w:p>
    <w:p w14:paraId="30A22415" w14:textId="2DA1D2F1" w:rsidR="001336F3" w:rsidRPr="00B61610" w:rsidRDefault="001336F3" w:rsidP="001336F3">
      <w:pPr>
        <w:pStyle w:val="List2"/>
      </w:pPr>
      <w:r w:rsidRPr="00B61610">
        <w:t xml:space="preserve">The maximum aggregate liability of </w:t>
      </w:r>
      <w:r w:rsidR="00F63A01">
        <w:t>one party</w:t>
      </w:r>
      <w:r w:rsidRPr="00B61610">
        <w:t xml:space="preserve"> to the </w:t>
      </w:r>
      <w:r w:rsidR="00F63A01">
        <w:t>other</w:t>
      </w:r>
      <w:r w:rsidR="00F63A01" w:rsidRPr="00B61610">
        <w:t xml:space="preserve"> </w:t>
      </w:r>
      <w:r w:rsidR="00A06AD2">
        <w:t>relating to</w:t>
      </w:r>
      <w:r w:rsidRPr="00B61610">
        <w:t xml:space="preserve"> this Agreement is limited to an amount equal to the total amount paid by the Client to the University under this Agreement up to the date of the first event giving rise to liability.</w:t>
      </w:r>
    </w:p>
    <w:p w14:paraId="574EFFC3" w14:textId="3001211C" w:rsidR="001336F3" w:rsidRPr="00B61610" w:rsidRDefault="00C425AD" w:rsidP="001336F3">
      <w:pPr>
        <w:pStyle w:val="List2"/>
      </w:pPr>
      <w:r>
        <w:t>Neither party</w:t>
      </w:r>
      <w:r w:rsidR="001336F3" w:rsidRPr="00B61610">
        <w:t xml:space="preserve"> will be liable to the </w:t>
      </w:r>
      <w:r>
        <w:t>other</w:t>
      </w:r>
      <w:r w:rsidRPr="00B61610">
        <w:t xml:space="preserve"> </w:t>
      </w:r>
      <w:r w:rsidR="00A23BD6">
        <w:t>in relation</w:t>
      </w:r>
      <w:r w:rsidR="00A06AD2">
        <w:t xml:space="preserve"> to</w:t>
      </w:r>
      <w:r w:rsidR="001336F3" w:rsidRPr="00B61610">
        <w:t xml:space="preserve"> this Agreement for any loss of profit, revenue, savings, business or goodwill, or for any consequential, indirect, incidental or special damage or loss of any kind.</w:t>
      </w:r>
    </w:p>
    <w:p w14:paraId="6D3F5E2B" w14:textId="2C759467" w:rsidR="00555617" w:rsidRPr="007666F8" w:rsidRDefault="00555617" w:rsidP="00515C61">
      <w:pPr>
        <w:pStyle w:val="ClauseHeading"/>
        <w:rPr>
          <w:lang w:val="mi-NZ"/>
        </w:rPr>
      </w:pPr>
      <w:r w:rsidRPr="007666F8">
        <w:rPr>
          <w:lang w:val="mi-NZ"/>
        </w:rPr>
        <w:t>TERMINATION AND SUSPENSION</w:t>
      </w:r>
    </w:p>
    <w:p w14:paraId="417CC562" w14:textId="2DB35895" w:rsidR="00555617" w:rsidRPr="00B61610" w:rsidRDefault="00F95C26" w:rsidP="00AD6805">
      <w:pPr>
        <w:pStyle w:val="List2"/>
      </w:pPr>
      <w:bookmarkStart w:id="37" w:name="_Ref493259296"/>
      <w:r>
        <w:t>E</w:t>
      </w:r>
      <w:r w:rsidR="002B5EA6">
        <w:t>ither</w:t>
      </w:r>
      <w:r>
        <w:t xml:space="preserve"> party</w:t>
      </w:r>
      <w:r w:rsidR="005A55CE">
        <w:t xml:space="preserve"> may terminate this Agreement on </w:t>
      </w:r>
      <w:r w:rsidR="002F3DE2">
        <w:t>[</w:t>
      </w:r>
      <w:r w:rsidR="002F3DE2" w:rsidRPr="000C5211">
        <w:rPr>
          <w:highlight w:val="yellow"/>
        </w:rPr>
        <w:t>3 months’</w:t>
      </w:r>
      <w:r w:rsidR="002B5EA6">
        <w:t>]</w:t>
      </w:r>
      <w:r w:rsidR="002F3DE2">
        <w:t xml:space="preserve"> notice</w:t>
      </w:r>
      <w:r w:rsidR="002B5EA6">
        <w:t xml:space="preserve"> to the other Party</w:t>
      </w:r>
      <w:r w:rsidR="00555617" w:rsidRPr="00B61610">
        <w:t>.</w:t>
      </w:r>
    </w:p>
    <w:p w14:paraId="6AAD0D67" w14:textId="7C525627" w:rsidR="00555617" w:rsidRPr="00B61610" w:rsidRDefault="00555617" w:rsidP="0029176D">
      <w:pPr>
        <w:pStyle w:val="List2"/>
        <w:keepNext/>
      </w:pPr>
      <w:r w:rsidRPr="00B61610">
        <w:t>A party (</w:t>
      </w:r>
      <w:r w:rsidRPr="00120AF8">
        <w:rPr>
          <w:b/>
          <w:bCs/>
        </w:rPr>
        <w:t>first party</w:t>
      </w:r>
      <w:r w:rsidRPr="00B61610">
        <w:t>) may terminate this Agreement immediately on notice to the other party if:</w:t>
      </w:r>
      <w:bookmarkEnd w:id="37"/>
    </w:p>
    <w:p w14:paraId="0BE8093B" w14:textId="5E70FD58" w:rsidR="00555617" w:rsidRPr="00B61610" w:rsidRDefault="00595A23" w:rsidP="00F13ACE">
      <w:pPr>
        <w:pStyle w:val="List3"/>
      </w:pPr>
      <w:bookmarkStart w:id="38" w:name="_Ref493259285"/>
      <w:bookmarkStart w:id="39" w:name="_Ref159066873"/>
      <w:r>
        <w:t xml:space="preserve">the other party </w:t>
      </w:r>
      <w:r w:rsidR="00555617" w:rsidRPr="00B61610">
        <w:t xml:space="preserve">commits a material breach of this Agreement and either the breach is incapable of </w:t>
      </w:r>
      <w:proofErr w:type="gramStart"/>
      <w:r w:rsidR="00555617" w:rsidRPr="00B61610">
        <w:t>remedy</w:t>
      </w:r>
      <w:proofErr w:type="gramEnd"/>
      <w:r w:rsidR="00555617" w:rsidRPr="00B61610">
        <w:t xml:space="preserve"> or the other party fails to remedy that breach within 30 days of the first party notifying it of the </w:t>
      </w:r>
      <w:proofErr w:type="gramStart"/>
      <w:r w:rsidR="00555617" w:rsidRPr="00B61610">
        <w:t>breach;</w:t>
      </w:r>
      <w:bookmarkEnd w:id="38"/>
      <w:proofErr w:type="gramEnd"/>
      <w:r w:rsidR="00555617" w:rsidRPr="00B61610">
        <w:t xml:space="preserve"> </w:t>
      </w:r>
      <w:bookmarkEnd w:id="39"/>
    </w:p>
    <w:p w14:paraId="042DF5ED" w14:textId="77777777" w:rsidR="00595A23" w:rsidRDefault="00595A23" w:rsidP="00F13ACE">
      <w:pPr>
        <w:pStyle w:val="List3"/>
      </w:pPr>
      <w:r>
        <w:lastRenderedPageBreak/>
        <w:t xml:space="preserve">the other party </w:t>
      </w:r>
      <w:r w:rsidR="00555617" w:rsidRPr="00B61610">
        <w:t>is subject to an Insolvency Event</w:t>
      </w:r>
      <w:r>
        <w:t xml:space="preserve"> or</w:t>
      </w:r>
    </w:p>
    <w:p w14:paraId="5FB6C39F" w14:textId="2D5493FF" w:rsidR="00555617" w:rsidRPr="00B61610" w:rsidRDefault="00595A23" w:rsidP="00F13ACE">
      <w:pPr>
        <w:pStyle w:val="List3"/>
      </w:pPr>
      <w:r>
        <w:t xml:space="preserve">the first party </w:t>
      </w:r>
      <w:r w:rsidR="00425289">
        <w:t xml:space="preserve">is unable reasonably to give effect to this Agreement </w:t>
      </w:r>
      <w:proofErr w:type="gramStart"/>
      <w:r w:rsidR="00425289">
        <w:t>as a result of</w:t>
      </w:r>
      <w:proofErr w:type="gramEnd"/>
      <w:r w:rsidR="00425289">
        <w:t xml:space="preserve"> compliance with sanctions, sensitive research, Export Controls or Import Controls</w:t>
      </w:r>
      <w:r w:rsidR="00555617" w:rsidRPr="00B61610">
        <w:t>.</w:t>
      </w:r>
    </w:p>
    <w:p w14:paraId="2BF313BE" w14:textId="5A7A17EE" w:rsidR="003264CE" w:rsidRDefault="00F957DF" w:rsidP="0029176D">
      <w:pPr>
        <w:pStyle w:val="List2"/>
        <w:keepNext/>
      </w:pPr>
      <w:bookmarkStart w:id="40" w:name="_Ref493262230"/>
      <w:r>
        <w:t>If the Client fails to pay any Fees</w:t>
      </w:r>
      <w:r w:rsidR="00B35C00">
        <w:t xml:space="preserve"> when due:</w:t>
      </w:r>
    </w:p>
    <w:p w14:paraId="4A7138A0" w14:textId="7076300B" w:rsidR="00B35C00" w:rsidRDefault="00B35C00" w:rsidP="00B35C00">
      <w:pPr>
        <w:pStyle w:val="List3"/>
      </w:pPr>
      <w:r>
        <w:t xml:space="preserve">the </w:t>
      </w:r>
      <w:r w:rsidR="005C1283">
        <w:t xml:space="preserve">failure is deemed to be a material breach </w:t>
      </w:r>
      <w:r w:rsidR="005261CE">
        <w:t xml:space="preserve">capable of remedy for the purposes of clause </w:t>
      </w:r>
      <w:r w:rsidR="005C0260">
        <w:fldChar w:fldCharType="begin"/>
      </w:r>
      <w:r w:rsidR="005C0260">
        <w:instrText xml:space="preserve"> REF _Ref159066873 \w \h </w:instrText>
      </w:r>
      <w:r w:rsidR="005C0260">
        <w:fldChar w:fldCharType="separate"/>
      </w:r>
      <w:r w:rsidR="0035530E">
        <w:t>15.2(a)</w:t>
      </w:r>
      <w:r w:rsidR="005C0260">
        <w:fldChar w:fldCharType="end"/>
      </w:r>
      <w:r w:rsidR="0013469B">
        <w:t xml:space="preserve">; </w:t>
      </w:r>
    </w:p>
    <w:p w14:paraId="4302C195" w14:textId="3C228459" w:rsidR="00273CA8" w:rsidRDefault="0013469B" w:rsidP="00B35C00">
      <w:pPr>
        <w:pStyle w:val="List3"/>
      </w:pPr>
      <w:bookmarkStart w:id="41" w:name="_Ref159066974"/>
      <w:r>
        <w:t xml:space="preserve">the University may </w:t>
      </w:r>
      <w:r w:rsidR="002D267E">
        <w:t xml:space="preserve">on notice </w:t>
      </w:r>
      <w:r w:rsidR="00F77514">
        <w:t>suspend performance</w:t>
      </w:r>
      <w:r w:rsidR="00684F9E">
        <w:t xml:space="preserve"> of its obligations under this Agreement</w:t>
      </w:r>
      <w:r w:rsidR="00843D41">
        <w:t xml:space="preserve"> until </w:t>
      </w:r>
      <w:r w:rsidR="003B1937">
        <w:t xml:space="preserve">the </w:t>
      </w:r>
      <w:r w:rsidR="00497816">
        <w:t>U</w:t>
      </w:r>
      <w:r w:rsidR="003B1937">
        <w:t>niversity has received the outstanding payment in full</w:t>
      </w:r>
      <w:r w:rsidR="00B351C3">
        <w:t>; and</w:t>
      </w:r>
      <w:bookmarkEnd w:id="41"/>
    </w:p>
    <w:p w14:paraId="18A48F3A" w14:textId="79DC1922" w:rsidR="0013469B" w:rsidRDefault="00273CA8" w:rsidP="00B35C00">
      <w:pPr>
        <w:pStyle w:val="List3"/>
      </w:pPr>
      <w:r w:rsidRPr="00B61610">
        <w:t xml:space="preserve">the date for performance of each party’s further obligations will be extended by a period equivalent to the period of </w:t>
      </w:r>
      <w:r w:rsidR="00331EAF">
        <w:t xml:space="preserve">any </w:t>
      </w:r>
      <w:r w:rsidRPr="00B61610">
        <w:t>suspension</w:t>
      </w:r>
      <w:r w:rsidR="00331EAF">
        <w:t xml:space="preserve"> under clause </w:t>
      </w:r>
      <w:r w:rsidR="00605F34">
        <w:fldChar w:fldCharType="begin"/>
      </w:r>
      <w:r w:rsidR="00605F34">
        <w:instrText xml:space="preserve"> REF _Ref159066974 \w \h </w:instrText>
      </w:r>
      <w:r w:rsidR="00605F34">
        <w:fldChar w:fldCharType="separate"/>
      </w:r>
      <w:r w:rsidR="0035530E">
        <w:t>15.3(b)</w:t>
      </w:r>
      <w:r w:rsidR="00605F34">
        <w:fldChar w:fldCharType="end"/>
      </w:r>
      <w:r w:rsidR="003B1937">
        <w:t>.</w:t>
      </w:r>
    </w:p>
    <w:p w14:paraId="017B8488" w14:textId="444F7E1A" w:rsidR="00555617" w:rsidRPr="00B61610" w:rsidRDefault="00555617" w:rsidP="00AD6805">
      <w:pPr>
        <w:pStyle w:val="List2"/>
      </w:pPr>
      <w:bookmarkStart w:id="42" w:name="_Ref159940883"/>
      <w:r w:rsidRPr="00B61610">
        <w:t>Termination or expiry of this Agreement does not affect a party’s rights or obligations that have accrued before termination or expiry.</w:t>
      </w:r>
      <w:bookmarkEnd w:id="40"/>
      <w:bookmarkEnd w:id="42"/>
      <w:r w:rsidRPr="00B61610">
        <w:t xml:space="preserve"> </w:t>
      </w:r>
    </w:p>
    <w:p w14:paraId="3354F1E6" w14:textId="2B94146A" w:rsidR="00555617" w:rsidRPr="00B61610" w:rsidRDefault="00555617" w:rsidP="0078644D">
      <w:pPr>
        <w:pStyle w:val="List2"/>
        <w:keepNext/>
      </w:pPr>
      <w:bookmarkStart w:id="43" w:name="_Ref493262232"/>
      <w:r w:rsidRPr="00B61610">
        <w:t xml:space="preserve">On termination or expiry of this Agreement </w:t>
      </w:r>
      <w:bookmarkStart w:id="44" w:name="_Ref166748954"/>
      <w:bookmarkEnd w:id="43"/>
      <w:r w:rsidRPr="00F72E83">
        <w:t xml:space="preserve">clauses </w:t>
      </w:r>
      <w:r w:rsidR="00BF1B42">
        <w:fldChar w:fldCharType="begin"/>
      </w:r>
      <w:r w:rsidR="00BF1B42">
        <w:instrText xml:space="preserve"> REF _Ref159940818 \w \h </w:instrText>
      </w:r>
      <w:r w:rsidR="00BF1B42">
        <w:fldChar w:fldCharType="separate"/>
      </w:r>
      <w:r w:rsidR="0035530E">
        <w:t>3.2</w:t>
      </w:r>
      <w:r w:rsidR="00BF1B42">
        <w:fldChar w:fldCharType="end"/>
      </w:r>
      <w:r w:rsidR="00860EF2">
        <w:t xml:space="preserve">, </w:t>
      </w:r>
      <w:r w:rsidR="00D4753A">
        <w:fldChar w:fldCharType="begin"/>
      </w:r>
      <w:r w:rsidR="00D4753A">
        <w:instrText xml:space="preserve"> REF _Ref166675051 \w \h </w:instrText>
      </w:r>
      <w:r w:rsidR="00D4753A">
        <w:fldChar w:fldCharType="separate"/>
      </w:r>
      <w:r w:rsidR="0035530E">
        <w:t>4.3</w:t>
      </w:r>
      <w:r w:rsidR="00D4753A">
        <w:fldChar w:fldCharType="end"/>
      </w:r>
      <w:r w:rsidR="00D4753A">
        <w:t xml:space="preserve">, </w:t>
      </w:r>
      <w:r w:rsidR="001B45FF">
        <w:fldChar w:fldCharType="begin"/>
      </w:r>
      <w:r w:rsidR="001B45FF">
        <w:instrText xml:space="preserve"> REF _Ref166668368 \w \h </w:instrText>
      </w:r>
      <w:r w:rsidR="001B45FF">
        <w:fldChar w:fldCharType="separate"/>
      </w:r>
      <w:r w:rsidR="0035530E">
        <w:t>5.1</w:t>
      </w:r>
      <w:r w:rsidR="001B45FF">
        <w:fldChar w:fldCharType="end"/>
      </w:r>
      <w:r w:rsidR="001B45FF">
        <w:t xml:space="preserve">, </w:t>
      </w:r>
      <w:r w:rsidR="005174F4" w:rsidRPr="00F72E83">
        <w:fldChar w:fldCharType="begin"/>
      </w:r>
      <w:r w:rsidR="005174F4" w:rsidRPr="00F72E83">
        <w:instrText xml:space="preserve"> REF _Ref503970378 \r \h </w:instrText>
      </w:r>
      <w:r w:rsidR="00F72E83">
        <w:instrText xml:space="preserve"> \* MERGEFORMAT </w:instrText>
      </w:r>
      <w:r w:rsidR="005174F4" w:rsidRPr="00F72E83">
        <w:fldChar w:fldCharType="separate"/>
      </w:r>
      <w:r w:rsidR="0035530E">
        <w:t>8.3</w:t>
      </w:r>
      <w:r w:rsidR="005174F4" w:rsidRPr="00F72E83">
        <w:fldChar w:fldCharType="end"/>
      </w:r>
      <w:r w:rsidR="005174F4" w:rsidRPr="00F72E83">
        <w:t xml:space="preserve">, </w:t>
      </w:r>
      <w:r w:rsidR="005174F4" w:rsidRPr="00F72E83">
        <w:fldChar w:fldCharType="begin"/>
      </w:r>
      <w:r w:rsidR="005174F4" w:rsidRPr="00F72E83">
        <w:instrText xml:space="preserve"> REF _Ref503970385 \r \h </w:instrText>
      </w:r>
      <w:r w:rsidR="00F72E83">
        <w:instrText xml:space="preserve"> \* MERGEFORMAT </w:instrText>
      </w:r>
      <w:r w:rsidR="005174F4" w:rsidRPr="00F72E83">
        <w:fldChar w:fldCharType="separate"/>
      </w:r>
      <w:r w:rsidR="0035530E">
        <w:t>8.4</w:t>
      </w:r>
      <w:r w:rsidR="005174F4" w:rsidRPr="00F72E83">
        <w:fldChar w:fldCharType="end"/>
      </w:r>
      <w:r w:rsidR="005174F4" w:rsidRPr="00F72E83">
        <w:t xml:space="preserve">, </w:t>
      </w:r>
      <w:r w:rsidR="005174F4" w:rsidRPr="00F72E83">
        <w:fldChar w:fldCharType="begin"/>
      </w:r>
      <w:r w:rsidR="005174F4" w:rsidRPr="00F72E83">
        <w:instrText xml:space="preserve"> REF _Ref489019674 \r \h </w:instrText>
      </w:r>
      <w:r w:rsidR="00F72E83">
        <w:instrText xml:space="preserve"> \* MERGEFORMAT </w:instrText>
      </w:r>
      <w:r w:rsidR="005174F4" w:rsidRPr="00F72E83">
        <w:fldChar w:fldCharType="separate"/>
      </w:r>
      <w:r w:rsidR="0035530E">
        <w:t>9</w:t>
      </w:r>
      <w:r w:rsidR="005174F4" w:rsidRPr="00F72E83">
        <w:fldChar w:fldCharType="end"/>
      </w:r>
      <w:r w:rsidR="005174F4" w:rsidRPr="00F72E83">
        <w:t xml:space="preserve">, </w:t>
      </w:r>
      <w:r w:rsidR="005174F4" w:rsidRPr="00F72E83">
        <w:fldChar w:fldCharType="begin"/>
      </w:r>
      <w:r w:rsidR="005174F4" w:rsidRPr="00F72E83">
        <w:instrText xml:space="preserve"> REF _Ref159940865 \r \h </w:instrText>
      </w:r>
      <w:r w:rsidR="00F72E83">
        <w:instrText xml:space="preserve"> \* MERGEFORMAT </w:instrText>
      </w:r>
      <w:r w:rsidR="005174F4" w:rsidRPr="00F72E83">
        <w:fldChar w:fldCharType="separate"/>
      </w:r>
      <w:r w:rsidR="0035530E">
        <w:t>10</w:t>
      </w:r>
      <w:r w:rsidR="005174F4" w:rsidRPr="00F72E83">
        <w:fldChar w:fldCharType="end"/>
      </w:r>
      <w:r w:rsidR="005174F4" w:rsidRPr="00F72E83">
        <w:t xml:space="preserve">, </w:t>
      </w:r>
      <w:r w:rsidR="00516225">
        <w:fldChar w:fldCharType="begin"/>
      </w:r>
      <w:r w:rsidR="00516225">
        <w:instrText xml:space="preserve"> REF _Ref166675136 \w \h </w:instrText>
      </w:r>
      <w:r w:rsidR="00516225">
        <w:fldChar w:fldCharType="separate"/>
      </w:r>
      <w:r w:rsidR="0035530E">
        <w:t>11</w:t>
      </w:r>
      <w:r w:rsidR="00516225">
        <w:fldChar w:fldCharType="end"/>
      </w:r>
      <w:r w:rsidR="00516225">
        <w:t xml:space="preserve">, </w:t>
      </w:r>
      <w:r w:rsidR="005174F4" w:rsidRPr="00F72E83">
        <w:fldChar w:fldCharType="begin"/>
      </w:r>
      <w:r w:rsidR="005174F4" w:rsidRPr="00F72E83">
        <w:instrText xml:space="preserve"> REF _Ref159940868 \r \h </w:instrText>
      </w:r>
      <w:r w:rsidR="00F72E83">
        <w:instrText xml:space="preserve"> \* MERGEFORMAT </w:instrText>
      </w:r>
      <w:r w:rsidR="005174F4" w:rsidRPr="00F72E83">
        <w:fldChar w:fldCharType="separate"/>
      </w:r>
      <w:r w:rsidR="0035530E">
        <w:t>12</w:t>
      </w:r>
      <w:r w:rsidR="005174F4" w:rsidRPr="00F72E83">
        <w:fldChar w:fldCharType="end"/>
      </w:r>
      <w:r w:rsidR="005174F4" w:rsidRPr="00F72E83">
        <w:t xml:space="preserve">, </w:t>
      </w:r>
      <w:r w:rsidR="005174F4" w:rsidRPr="00F72E83">
        <w:fldChar w:fldCharType="begin"/>
      </w:r>
      <w:r w:rsidR="005174F4" w:rsidRPr="00F72E83">
        <w:instrText xml:space="preserve"> REF _Ref159940876 \r \h </w:instrText>
      </w:r>
      <w:r w:rsidR="00F72E83">
        <w:instrText xml:space="preserve"> \* MERGEFORMAT </w:instrText>
      </w:r>
      <w:r w:rsidR="005174F4" w:rsidRPr="00F72E83">
        <w:fldChar w:fldCharType="separate"/>
      </w:r>
      <w:r w:rsidR="0035530E">
        <w:t>13.6</w:t>
      </w:r>
      <w:r w:rsidR="005174F4" w:rsidRPr="00F72E83">
        <w:fldChar w:fldCharType="end"/>
      </w:r>
      <w:r w:rsidR="005174F4" w:rsidRPr="00F72E83">
        <w:t xml:space="preserve">, </w:t>
      </w:r>
      <w:r w:rsidR="005174F4" w:rsidRPr="00F72E83">
        <w:fldChar w:fldCharType="begin"/>
      </w:r>
      <w:r w:rsidR="005174F4" w:rsidRPr="00F72E83">
        <w:instrText xml:space="preserve"> REF _Ref493262205 \r \h </w:instrText>
      </w:r>
      <w:r w:rsidR="00F72E83">
        <w:instrText xml:space="preserve"> \* MERGEFORMAT </w:instrText>
      </w:r>
      <w:r w:rsidR="005174F4" w:rsidRPr="00F72E83">
        <w:fldChar w:fldCharType="separate"/>
      </w:r>
      <w:r w:rsidR="0035530E">
        <w:t>14</w:t>
      </w:r>
      <w:r w:rsidR="005174F4" w:rsidRPr="00F72E83">
        <w:fldChar w:fldCharType="end"/>
      </w:r>
      <w:r w:rsidR="005174F4" w:rsidRPr="00F72E83">
        <w:t xml:space="preserve">, </w:t>
      </w:r>
      <w:r w:rsidR="005174F4" w:rsidRPr="00F72E83">
        <w:fldChar w:fldCharType="begin"/>
      </w:r>
      <w:r w:rsidR="005174F4" w:rsidRPr="00F72E83">
        <w:instrText xml:space="preserve"> REF _Ref159940883 \r \h </w:instrText>
      </w:r>
      <w:r w:rsidR="00F72E83">
        <w:instrText xml:space="preserve"> \* MERGEFORMAT </w:instrText>
      </w:r>
      <w:r w:rsidR="005174F4" w:rsidRPr="00F72E83">
        <w:fldChar w:fldCharType="separate"/>
      </w:r>
      <w:r w:rsidR="0035530E">
        <w:t>15.4</w:t>
      </w:r>
      <w:r w:rsidR="005174F4" w:rsidRPr="00F72E83">
        <w:fldChar w:fldCharType="end"/>
      </w:r>
      <w:r w:rsidR="005174F4" w:rsidRPr="00F72E83">
        <w:t xml:space="preserve">, </w:t>
      </w:r>
      <w:r w:rsidR="005174F4" w:rsidRPr="00F72E83">
        <w:fldChar w:fldCharType="begin"/>
      </w:r>
      <w:r w:rsidR="005174F4" w:rsidRPr="00F72E83">
        <w:instrText xml:space="preserve"> REF _Ref493262232 \r \h </w:instrText>
      </w:r>
      <w:r w:rsidR="00F72E83">
        <w:instrText xml:space="preserve"> \* MERGEFORMAT </w:instrText>
      </w:r>
      <w:r w:rsidR="005174F4" w:rsidRPr="00F72E83">
        <w:fldChar w:fldCharType="separate"/>
      </w:r>
      <w:r w:rsidR="0035530E">
        <w:t>15.5</w:t>
      </w:r>
      <w:r w:rsidR="005174F4" w:rsidRPr="00F72E83">
        <w:fldChar w:fldCharType="end"/>
      </w:r>
      <w:r w:rsidR="005866AB" w:rsidRPr="00F72E83">
        <w:t xml:space="preserve">, </w:t>
      </w:r>
      <w:r w:rsidR="005174F4" w:rsidRPr="00F72E83">
        <w:fldChar w:fldCharType="begin"/>
      </w:r>
      <w:r w:rsidR="005174F4" w:rsidRPr="00F72E83">
        <w:instrText xml:space="preserve"> REF _Ref489019769 \r \h </w:instrText>
      </w:r>
      <w:r w:rsidR="00F72E83">
        <w:instrText xml:space="preserve"> \* MERGEFORMAT </w:instrText>
      </w:r>
      <w:r w:rsidR="005174F4" w:rsidRPr="00F72E83">
        <w:fldChar w:fldCharType="separate"/>
      </w:r>
      <w:r w:rsidR="0035530E">
        <w:t>17</w:t>
      </w:r>
      <w:r w:rsidR="005174F4" w:rsidRPr="00F72E83">
        <w:fldChar w:fldCharType="end"/>
      </w:r>
      <w:r w:rsidR="002417F3">
        <w:t xml:space="preserve">, </w:t>
      </w:r>
      <w:r w:rsidR="002417F3">
        <w:fldChar w:fldCharType="begin"/>
      </w:r>
      <w:r w:rsidR="002417F3">
        <w:instrText xml:space="preserve"> REF _Ref159951363 \w \h </w:instrText>
      </w:r>
      <w:r w:rsidR="002417F3">
        <w:fldChar w:fldCharType="separate"/>
      </w:r>
      <w:r w:rsidR="0035530E">
        <w:t>18.8</w:t>
      </w:r>
      <w:r w:rsidR="002417F3">
        <w:fldChar w:fldCharType="end"/>
      </w:r>
      <w:r w:rsidR="00F72E83" w:rsidRPr="00F72E83">
        <w:t xml:space="preserve"> </w:t>
      </w:r>
      <w:r w:rsidRPr="00F72E83">
        <w:t>and any other</w:t>
      </w:r>
      <w:r w:rsidRPr="00B61610">
        <w:t xml:space="preserve"> clauses intended to survive termination or expiry, continue in force</w:t>
      </w:r>
      <w:r w:rsidR="0078644D">
        <w:t>.</w:t>
      </w:r>
      <w:bookmarkEnd w:id="44"/>
    </w:p>
    <w:p w14:paraId="53DF5B23" w14:textId="60003D20" w:rsidR="00555617" w:rsidRPr="007666F8" w:rsidRDefault="00555617" w:rsidP="00515C61">
      <w:pPr>
        <w:pStyle w:val="ClauseHeading"/>
        <w:rPr>
          <w:lang w:val="mi-NZ"/>
        </w:rPr>
      </w:pPr>
      <w:bookmarkStart w:id="45" w:name="_Ref404882888"/>
      <w:bookmarkStart w:id="46" w:name="_Toc405440783"/>
      <w:bookmarkStart w:id="47" w:name="_Toc437269720"/>
      <w:r w:rsidRPr="007666F8">
        <w:rPr>
          <w:lang w:val="mi-NZ"/>
        </w:rPr>
        <w:t>FORCE MAJEURE</w:t>
      </w:r>
      <w:bookmarkEnd w:id="45"/>
      <w:bookmarkEnd w:id="46"/>
      <w:bookmarkEnd w:id="47"/>
    </w:p>
    <w:p w14:paraId="3AB83FD5" w14:textId="77777777" w:rsidR="00555617" w:rsidRPr="00B61610" w:rsidRDefault="00555617" w:rsidP="00AD6805">
      <w:pPr>
        <w:pStyle w:val="List2"/>
      </w:pPr>
      <w:bookmarkStart w:id="48" w:name="_Ref503952007"/>
      <w:bookmarkStart w:id="49" w:name="_Ref404882940"/>
      <w:r w:rsidRPr="00B61610">
        <w:t>A party will not be liable for any failure or delay in the performance of its obligations under this Agreement to the extent such failure or delay is due to a Force Majeure Event.</w:t>
      </w:r>
      <w:bookmarkEnd w:id="48"/>
    </w:p>
    <w:p w14:paraId="49759A5B" w14:textId="77777777" w:rsidR="00555617" w:rsidRPr="007666F8" w:rsidRDefault="00555617" w:rsidP="00515C61">
      <w:pPr>
        <w:pStyle w:val="ClauseHeading"/>
        <w:rPr>
          <w:lang w:val="mi-NZ"/>
        </w:rPr>
      </w:pPr>
      <w:bookmarkStart w:id="50" w:name="_Ref489019769"/>
      <w:bookmarkEnd w:id="49"/>
      <w:r w:rsidRPr="007666F8">
        <w:rPr>
          <w:lang w:val="mi-NZ"/>
        </w:rPr>
        <w:t>DISPUTES</w:t>
      </w:r>
      <w:bookmarkEnd w:id="50"/>
    </w:p>
    <w:p w14:paraId="3FAF75F1" w14:textId="1B82EC93" w:rsidR="00555617" w:rsidRPr="00B61610" w:rsidRDefault="00555617" w:rsidP="00AD6805">
      <w:pPr>
        <w:pStyle w:val="List2"/>
      </w:pPr>
      <w:bookmarkStart w:id="51" w:name="_Ref503532536"/>
      <w:r w:rsidRPr="00B61610">
        <w:t xml:space="preserve">Each party must use all reasonable efforts to meet and discuss in good faith any dispute </w:t>
      </w:r>
      <w:r w:rsidR="00A047A8">
        <w:t>relating to</w:t>
      </w:r>
      <w:r w:rsidRPr="00B61610">
        <w:t xml:space="preserve"> with this Agreement.  A party must not issue any legal proceedings (other than for urgent interlocutory and/or injunctive relief) in respect of any dispute </w:t>
      </w:r>
      <w:r w:rsidR="00A047A8">
        <w:t>relating to</w:t>
      </w:r>
      <w:r w:rsidRPr="00B61610">
        <w:t xml:space="preserve"> this Agreement, unless it has complied with this clause </w:t>
      </w:r>
      <w:r w:rsidRPr="00B61610">
        <w:fldChar w:fldCharType="begin"/>
      </w:r>
      <w:r w:rsidRPr="00B61610">
        <w:instrText xml:space="preserve"> REF _Ref503532536 \r \h  \* MERGEFORMAT </w:instrText>
      </w:r>
      <w:r w:rsidRPr="00B61610">
        <w:fldChar w:fldCharType="separate"/>
      </w:r>
      <w:r w:rsidR="0035530E">
        <w:t>17.1</w:t>
      </w:r>
      <w:r w:rsidRPr="00B61610">
        <w:fldChar w:fldCharType="end"/>
      </w:r>
      <w:r w:rsidRPr="00B61610">
        <w:t>.</w:t>
      </w:r>
      <w:bookmarkEnd w:id="51"/>
      <w:r w:rsidRPr="00B61610">
        <w:t xml:space="preserve">  </w:t>
      </w:r>
    </w:p>
    <w:p w14:paraId="494C7312" w14:textId="77777777" w:rsidR="00555617" w:rsidRPr="00B61610" w:rsidRDefault="00555617" w:rsidP="00AD6805">
      <w:pPr>
        <w:pStyle w:val="List2"/>
      </w:pPr>
      <w:r w:rsidRPr="00B61610">
        <w:t>In the event of a dispute as to any amount payable by the Client, the Client must continue to pay any undisputed portion of any invoice.</w:t>
      </w:r>
    </w:p>
    <w:p w14:paraId="14E74F2F" w14:textId="77777777" w:rsidR="00555617" w:rsidRPr="007666F8" w:rsidRDefault="00555617" w:rsidP="00515C61">
      <w:pPr>
        <w:pStyle w:val="ClauseHeading"/>
        <w:rPr>
          <w:lang w:val="mi-NZ"/>
        </w:rPr>
      </w:pPr>
      <w:bookmarkStart w:id="52" w:name="_Ref466555983"/>
      <w:r w:rsidRPr="007666F8">
        <w:rPr>
          <w:lang w:val="mi-NZ"/>
        </w:rPr>
        <w:t>GENERAL</w:t>
      </w:r>
      <w:bookmarkEnd w:id="52"/>
    </w:p>
    <w:p w14:paraId="08D58928" w14:textId="22E39331" w:rsidR="00555617" w:rsidRDefault="000C6CAA" w:rsidP="00AD6805">
      <w:pPr>
        <w:pStyle w:val="List2"/>
      </w:pPr>
      <w:r>
        <w:rPr>
          <w:b/>
          <w:bCs/>
        </w:rPr>
        <w:t>Governing law and jurisdiction:</w:t>
      </w:r>
      <w:r>
        <w:t xml:space="preserve">  </w:t>
      </w:r>
      <w:r w:rsidR="00555617" w:rsidRPr="00B61610">
        <w:t xml:space="preserve">This Agreement is governed by and </w:t>
      </w:r>
      <w:r w:rsidR="006B0B50">
        <w:t>interpreted</w:t>
      </w:r>
      <w:r w:rsidR="00555617" w:rsidRPr="00B61610">
        <w:t xml:space="preserve"> in accordance with the laws of New Zealand</w:t>
      </w:r>
      <w:r w:rsidR="00734823">
        <w:t>.</w:t>
      </w:r>
      <w:r w:rsidR="00555617" w:rsidRPr="00B61610">
        <w:t xml:space="preserve"> </w:t>
      </w:r>
      <w:r w:rsidR="00734823">
        <w:t xml:space="preserve"> The</w:t>
      </w:r>
      <w:r w:rsidR="00555617" w:rsidRPr="00B61610">
        <w:t xml:space="preserve"> parties submit to the non-exclusive jurisdiction of the courts of New Zealand. </w:t>
      </w:r>
    </w:p>
    <w:p w14:paraId="129BD2D3" w14:textId="78F486A9" w:rsidR="00642C32" w:rsidRPr="00B61610" w:rsidRDefault="00642C32" w:rsidP="00546989">
      <w:pPr>
        <w:pStyle w:val="List2"/>
      </w:pPr>
      <w:r w:rsidRPr="00642C32">
        <w:rPr>
          <w:b/>
          <w:bCs/>
          <w:color w:val="000000"/>
          <w:kern w:val="0"/>
          <w:szCs w:val="18"/>
          <w14:ligatures w14:val="none"/>
        </w:rPr>
        <w:t xml:space="preserve">Assignment: </w:t>
      </w:r>
      <w:r w:rsidRPr="00642C32">
        <w:rPr>
          <w:color w:val="000000"/>
          <w:kern w:val="0"/>
          <w:szCs w:val="18"/>
          <w14:ligatures w14:val="none"/>
        </w:rPr>
        <w:t>This Agreement must not be assigned, subcontracted or otherwise delegated by a party (in whole or in part) without the prior written consent of the other party.</w:t>
      </w:r>
    </w:p>
    <w:p w14:paraId="04171925" w14:textId="29CC0466" w:rsidR="00555617" w:rsidRPr="00B61610" w:rsidRDefault="000C6CAA" w:rsidP="00AD6805">
      <w:pPr>
        <w:pStyle w:val="List2"/>
      </w:pPr>
      <w:bookmarkStart w:id="53" w:name="_Ref503949895"/>
      <w:r>
        <w:rPr>
          <w:b/>
          <w:bCs/>
        </w:rPr>
        <w:t>Notices:</w:t>
      </w:r>
      <w:r>
        <w:t xml:space="preserve">  </w:t>
      </w:r>
      <w:r w:rsidR="00555617" w:rsidRPr="00B61610">
        <w:t xml:space="preserve">Any notice given under this Agreement must be in writing and may be delivered in person (including courier), by pre-paid post or email (provided that in the case of email the sender does not receive any notice of non-delivery) to that party’s address in the Contract Details (or as may be updated by that party by notice from time to time).  Any notice sent by prepaid post is deemed received </w:t>
      </w:r>
      <w:r w:rsidR="0094639E">
        <w:t>2</w:t>
      </w:r>
      <w:r w:rsidR="00555617" w:rsidRPr="00B61610">
        <w:t xml:space="preserve"> Business Days from the date of posting (or </w:t>
      </w:r>
      <w:r w:rsidR="00E14B8D">
        <w:t>7</w:t>
      </w:r>
      <w:r w:rsidR="00555617" w:rsidRPr="00B61610">
        <w:t xml:space="preserve"> Business Days from the date of posting if sent to or from a place outside New Zealand).  Any notice delivered in person or by email </w:t>
      </w:r>
      <w:r w:rsidR="001A0990">
        <w:t xml:space="preserve">on a non-Business Day or </w:t>
      </w:r>
      <w:r w:rsidR="00555617" w:rsidRPr="00B61610">
        <w:t>after 5pm on a Business Day is deemed received on the next Business Day.</w:t>
      </w:r>
      <w:bookmarkEnd w:id="53"/>
    </w:p>
    <w:p w14:paraId="0F4ED60B" w14:textId="5CCF00AA" w:rsidR="00555617" w:rsidRDefault="00172013" w:rsidP="00AD6805">
      <w:pPr>
        <w:pStyle w:val="List2"/>
      </w:pPr>
      <w:r>
        <w:rPr>
          <w:b/>
          <w:bCs/>
        </w:rPr>
        <w:t>Cumulative remedies:</w:t>
      </w:r>
      <w:r>
        <w:t xml:space="preserve">  </w:t>
      </w:r>
      <w:r w:rsidR="00555617" w:rsidRPr="00B61610">
        <w:t>The rights and remedies of each party under this Agreement are cumulative and are not exclusive of any other rights and remedies under this Agreement or at law.</w:t>
      </w:r>
    </w:p>
    <w:p w14:paraId="62CD1D93" w14:textId="5FB54C42" w:rsidR="00A0273D" w:rsidRPr="00B61610" w:rsidRDefault="00A0273D" w:rsidP="00A0273D">
      <w:pPr>
        <w:pStyle w:val="List2"/>
      </w:pPr>
      <w:bookmarkStart w:id="54" w:name="_Ref159937703"/>
      <w:r>
        <w:rPr>
          <w:b/>
          <w:bCs/>
        </w:rPr>
        <w:t>Waiver and variation:</w:t>
      </w:r>
      <w:r>
        <w:t xml:space="preserve">  </w:t>
      </w:r>
      <w:r w:rsidRPr="00B61610">
        <w:t xml:space="preserve">No waiver of any right under this Agreement is effective unless in writing and signed by the waiving party.  Except as </w:t>
      </w:r>
      <w:r w:rsidR="00522C45">
        <w:t xml:space="preserve">expressly </w:t>
      </w:r>
      <w:r w:rsidRPr="00B61610">
        <w:t>set out otherwise in this Agreement, no variation to this Agreement is effective unless in writing and signed by each party.</w:t>
      </w:r>
      <w:bookmarkEnd w:id="54"/>
    </w:p>
    <w:p w14:paraId="486C4910" w14:textId="6C1B78C9" w:rsidR="00A0273D" w:rsidRPr="00A0273D" w:rsidRDefault="00A0273D" w:rsidP="00A0273D">
      <w:pPr>
        <w:pStyle w:val="List2"/>
      </w:pPr>
      <w:r>
        <w:rPr>
          <w:b/>
          <w:bCs/>
        </w:rPr>
        <w:t>Parties’ relationship:</w:t>
      </w:r>
      <w:r>
        <w:t xml:space="preserve">  </w:t>
      </w:r>
      <w:r w:rsidRPr="00B61610">
        <w:t xml:space="preserve">The </w:t>
      </w:r>
      <w:r>
        <w:t>parties are</w:t>
      </w:r>
      <w:r w:rsidRPr="00B61610">
        <w:t xml:space="preserve"> independent contract</w:t>
      </w:r>
      <w:r>
        <w:t xml:space="preserve">ing </w:t>
      </w:r>
      <w:proofErr w:type="gramStart"/>
      <w:r>
        <w:t>parties</w:t>
      </w:r>
      <w:proofErr w:type="gramEnd"/>
      <w:r w:rsidRPr="00B61610">
        <w:t xml:space="preserve"> </w:t>
      </w:r>
      <w:r>
        <w:t>and n</w:t>
      </w:r>
      <w:r w:rsidRPr="00B61610">
        <w:t xml:space="preserve">o other relationship </w:t>
      </w:r>
      <w:r w:rsidRPr="00A0273D">
        <w:t>(e.g. employment)</w:t>
      </w:r>
      <w:r w:rsidRPr="00B61610">
        <w:t xml:space="preserve"> </w:t>
      </w:r>
      <w:r>
        <w:t>arises</w:t>
      </w:r>
      <w:r w:rsidRPr="00B61610">
        <w:t xml:space="preserve"> between </w:t>
      </w:r>
      <w:r>
        <w:t>them</w:t>
      </w:r>
      <w:r w:rsidRPr="00B61610">
        <w:t xml:space="preserve"> under this Agreement.  Neither party is authorised to act as agent for or to bind the other party for any purpose and must not make any contrary representation to any person.</w:t>
      </w:r>
    </w:p>
    <w:p w14:paraId="725F4EDF" w14:textId="1B72F72F" w:rsidR="00555617" w:rsidRDefault="002210C1" w:rsidP="00AD6805">
      <w:pPr>
        <w:pStyle w:val="List2"/>
      </w:pPr>
      <w:r>
        <w:rPr>
          <w:b/>
          <w:bCs/>
        </w:rPr>
        <w:t>Severability:</w:t>
      </w:r>
      <w:r>
        <w:t xml:space="preserve">  </w:t>
      </w:r>
      <w:r w:rsidR="00555617" w:rsidRPr="00B61610">
        <w:t xml:space="preserve">If any provision of this Agreement is or becomes invalid or unenforceable, the provision is deemed to be modified to the extent required to remedy the invalidity or unenforceability.  If modification is not possible, the provision is deemed to be severed and will not affect the validity or enforceability of the </w:t>
      </w:r>
      <w:r w:rsidR="00D452F1">
        <w:t>other provisions</w:t>
      </w:r>
      <w:r w:rsidR="00555617" w:rsidRPr="00B61610">
        <w:t xml:space="preserve"> of this Agreement.</w:t>
      </w:r>
    </w:p>
    <w:p w14:paraId="649FC2FA" w14:textId="2107011B" w:rsidR="009E5FF8" w:rsidRPr="00D35B38" w:rsidRDefault="009E5FF8" w:rsidP="009E5FF8">
      <w:pPr>
        <w:pStyle w:val="List2"/>
        <w:jc w:val="left"/>
      </w:pPr>
      <w:r w:rsidRPr="00D35B38">
        <w:rPr>
          <w:b/>
          <w:bCs/>
        </w:rPr>
        <w:t>Entire agreement:</w:t>
      </w:r>
      <w:r w:rsidRPr="00D35B38">
        <w:t xml:space="preserve">  To the extent permitted by law</w:t>
      </w:r>
      <w:r w:rsidR="008203E0" w:rsidRPr="00D35B38">
        <w:t>, each party acknowledges and agrees that</w:t>
      </w:r>
      <w:r w:rsidRPr="00D35B38">
        <w:t>:</w:t>
      </w:r>
    </w:p>
    <w:p w14:paraId="6007E8DB" w14:textId="24C23452" w:rsidR="009E5FF8" w:rsidRPr="00D35B38" w:rsidRDefault="00C168BE" w:rsidP="009E5FF8">
      <w:pPr>
        <w:pStyle w:val="List3"/>
      </w:pPr>
      <w:r w:rsidRPr="00D35B38">
        <w:t xml:space="preserve">this Agreement </w:t>
      </w:r>
      <w:r w:rsidR="009A5F95" w:rsidRPr="00D35B38">
        <w:t xml:space="preserve">sets out </w:t>
      </w:r>
      <w:r w:rsidR="009E5FF8" w:rsidRPr="00D35B38">
        <w:t>the entire understanding between the parties and supersedes any prior oral or written agreement or understanding between the parties</w:t>
      </w:r>
      <w:r w:rsidR="00042C53" w:rsidRPr="00D35B38">
        <w:t xml:space="preserve"> relating to its subject matter</w:t>
      </w:r>
      <w:r w:rsidR="009E5FF8" w:rsidRPr="00D35B38">
        <w:t xml:space="preserve">; </w:t>
      </w:r>
      <w:r w:rsidR="00441946">
        <w:t>and</w:t>
      </w:r>
    </w:p>
    <w:p w14:paraId="0DB01A8C" w14:textId="73A6E531" w:rsidR="00C769E6" w:rsidRPr="00D35B38" w:rsidRDefault="00E02A1F" w:rsidP="009E5FF8">
      <w:pPr>
        <w:pStyle w:val="List3"/>
      </w:pPr>
      <w:bookmarkStart w:id="55" w:name="_Ref153357723"/>
      <w:r w:rsidRPr="00D35B38">
        <w:t>no representa</w:t>
      </w:r>
      <w:r w:rsidR="007D5D66" w:rsidRPr="00D35B38">
        <w:t>t</w:t>
      </w:r>
      <w:r w:rsidRPr="00D35B38">
        <w:t xml:space="preserve">ions made by the other party have been relied on </w:t>
      </w:r>
      <w:r w:rsidR="00F5183E" w:rsidRPr="00D35B38">
        <w:t xml:space="preserve">by it in entering into this Agreement, </w:t>
      </w:r>
      <w:r w:rsidR="00F06A88" w:rsidRPr="00D35B38">
        <w:t>other than those</w:t>
      </w:r>
      <w:r w:rsidR="00F5183E" w:rsidRPr="00D35B38">
        <w:t xml:space="preserve"> expressly set out in this </w:t>
      </w:r>
      <w:proofErr w:type="gramStart"/>
      <w:r w:rsidR="00F5183E" w:rsidRPr="00D35B38">
        <w:t>Agreement</w:t>
      </w:r>
      <w:r w:rsidR="00A55F5B">
        <w:t>[</w:t>
      </w:r>
      <w:proofErr w:type="gramEnd"/>
      <w:r w:rsidR="00CB5611" w:rsidRPr="00E20B0F">
        <w:rPr>
          <w:highlight w:val="yellow"/>
        </w:rPr>
        <w:t>; and</w:t>
      </w:r>
    </w:p>
    <w:p w14:paraId="51813374" w14:textId="6C3C4AAB" w:rsidR="009E5FF8" w:rsidRPr="00D35B38" w:rsidRDefault="009E5FF8" w:rsidP="009E5FF8">
      <w:pPr>
        <w:pStyle w:val="List3"/>
      </w:pPr>
      <w:r w:rsidRPr="00E20B0F">
        <w:rPr>
          <w:highlight w:val="yellow"/>
        </w:rPr>
        <w:t xml:space="preserve">sections 9, 12A and 13 of the </w:t>
      </w:r>
      <w:proofErr w:type="gramStart"/>
      <w:r w:rsidR="003273CB">
        <w:rPr>
          <w:highlight w:val="yellow"/>
        </w:rPr>
        <w:t>Fair Trading</w:t>
      </w:r>
      <w:proofErr w:type="gramEnd"/>
      <w:r w:rsidR="003273CB">
        <w:rPr>
          <w:highlight w:val="yellow"/>
        </w:rPr>
        <w:t xml:space="preserve"> </w:t>
      </w:r>
      <w:r w:rsidRPr="00E20B0F">
        <w:rPr>
          <w:highlight w:val="yellow"/>
        </w:rPr>
        <w:t xml:space="preserve">Act </w:t>
      </w:r>
      <w:r w:rsidR="003273CB">
        <w:rPr>
          <w:highlight w:val="yellow"/>
        </w:rPr>
        <w:t xml:space="preserve">1986 </w:t>
      </w:r>
      <w:r w:rsidRPr="00E20B0F">
        <w:rPr>
          <w:highlight w:val="yellow"/>
        </w:rPr>
        <w:t xml:space="preserve">do not apply to the Services or </w:t>
      </w:r>
      <w:r w:rsidRPr="00E20B0F">
        <w:rPr>
          <w:highlight w:val="yellow"/>
        </w:rPr>
        <w:lastRenderedPageBreak/>
        <w:t>this Agreement, and that these exclusions are fair and reasonable</w:t>
      </w:r>
      <w:bookmarkStart w:id="56" w:name="_Ref153357614"/>
      <w:bookmarkEnd w:id="55"/>
      <w:r w:rsidR="00A55F5B">
        <w:t>]</w:t>
      </w:r>
      <w:r w:rsidR="00A217EB" w:rsidRPr="00D35B38">
        <w:t>.</w:t>
      </w:r>
      <w:bookmarkEnd w:id="56"/>
    </w:p>
    <w:p w14:paraId="00104D66" w14:textId="02B6BD94" w:rsidR="005F08C8" w:rsidRDefault="00047AA0" w:rsidP="00AD6805">
      <w:pPr>
        <w:pStyle w:val="List2"/>
        <w:sectPr w:rsidR="005F08C8" w:rsidSect="00DA04A0">
          <w:type w:val="continuous"/>
          <w:pgSz w:w="11906" w:h="16838"/>
          <w:pgMar w:top="1418" w:right="851" w:bottom="851" w:left="851" w:header="454" w:footer="283" w:gutter="0"/>
          <w:cols w:num="2" w:space="680"/>
          <w:docGrid w:linePitch="360"/>
        </w:sectPr>
      </w:pPr>
      <w:r>
        <w:rPr>
          <w:b/>
          <w:bCs/>
        </w:rPr>
        <w:t>Counterparts:</w:t>
      </w:r>
      <w:r w:rsidRPr="00047AA0">
        <w:t xml:space="preserve">  </w:t>
      </w:r>
      <w:r w:rsidR="00555617" w:rsidRPr="00B61610">
        <w:t xml:space="preserve">This Agreement may be executed in </w:t>
      </w:r>
      <w:r w:rsidR="00A013CD">
        <w:t>2</w:t>
      </w:r>
      <w:r w:rsidR="00555617" w:rsidRPr="00B61610">
        <w:t xml:space="preserve"> or more counterparts, each of </w:t>
      </w:r>
      <w:r w:rsidR="00555617" w:rsidRPr="00B61610">
        <w:t>which is deemed an original and all of which constitute the same Agreement.  A party may enter this Agreement by signing (including electronically) and sending (including by email) a counterpart copy to the other party.</w:t>
      </w:r>
    </w:p>
    <w:p w14:paraId="77B29B70" w14:textId="48CE685E" w:rsidR="00CC75C5" w:rsidRPr="00B61610" w:rsidRDefault="00CC75C5" w:rsidP="001F11BD"/>
    <w:sectPr w:rsidR="00CC75C5" w:rsidRPr="00B61610" w:rsidSect="00DA04A0">
      <w:type w:val="continuous"/>
      <w:pgSz w:w="11906" w:h="16838"/>
      <w:pgMar w:top="1418" w:right="1021" w:bottom="851" w:left="1021"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E0C51" w14:textId="77777777" w:rsidR="00B0200E" w:rsidRDefault="00B0200E" w:rsidP="00180E7A">
      <w:pPr>
        <w:spacing w:after="0" w:line="240" w:lineRule="auto"/>
      </w:pPr>
      <w:r>
        <w:separator/>
      </w:r>
    </w:p>
  </w:endnote>
  <w:endnote w:type="continuationSeparator" w:id="0">
    <w:p w14:paraId="0DA4A61F" w14:textId="77777777" w:rsidR="00B0200E" w:rsidRDefault="00B0200E" w:rsidP="00180E7A">
      <w:pPr>
        <w:spacing w:after="0" w:line="240" w:lineRule="auto"/>
      </w:pPr>
      <w:r>
        <w:continuationSeparator/>
      </w:r>
    </w:p>
  </w:endnote>
  <w:endnote w:type="continuationNotice" w:id="1">
    <w:p w14:paraId="23B362D1" w14:textId="77777777" w:rsidR="00B0200E" w:rsidRDefault="00B0200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B22F3" w14:textId="1D788272" w:rsidR="00555617" w:rsidRPr="0023589A" w:rsidRDefault="0023589A" w:rsidP="0023589A">
    <w:pPr>
      <w:pStyle w:val="Footer"/>
      <w:rPr>
        <w:rFonts w:ascii="Verdana" w:hAnsi="Verdana"/>
        <w:sz w:val="20"/>
        <w:szCs w:val="20"/>
      </w:rPr>
    </w:pPr>
    <w:r>
      <w:rPr>
        <w:rFonts w:ascii="Verdana" w:hAnsi="Verdana"/>
        <w:sz w:val="20"/>
        <w:szCs w:val="20"/>
      </w:rPr>
      <w:t>UoA-Provision-of-Services-v1-2024</w:t>
    </w:r>
    <w:r w:rsidRPr="00530B12">
      <w:rPr>
        <w:rFonts w:ascii="Verdana" w:hAnsi="Verdana"/>
        <w:sz w:val="20"/>
        <w:szCs w:val="20"/>
      </w:rPr>
      <w:ptab w:relativeTo="margin" w:alignment="center" w:leader="none"/>
    </w:r>
    <w:r w:rsidRPr="00530B12">
      <w:rPr>
        <w:rFonts w:ascii="Verdana" w:hAnsi="Verdana"/>
        <w:sz w:val="20"/>
        <w:szCs w:val="20"/>
      </w:rPr>
      <w:ptab w:relativeTo="margin" w:alignment="right" w:leader="none"/>
    </w:r>
    <w:r w:rsidRPr="00530B12">
      <w:rPr>
        <w:rFonts w:ascii="Verdana" w:hAnsi="Verdana"/>
        <w:sz w:val="20"/>
        <w:szCs w:val="20"/>
      </w:rPr>
      <w:fldChar w:fldCharType="begin"/>
    </w:r>
    <w:r w:rsidRPr="00530B12">
      <w:rPr>
        <w:rFonts w:ascii="Verdana" w:hAnsi="Verdana"/>
        <w:sz w:val="20"/>
        <w:szCs w:val="20"/>
      </w:rPr>
      <w:instrText xml:space="preserve"> PAGE   \* MERGEFORMAT </w:instrText>
    </w:r>
    <w:r w:rsidRPr="00530B12">
      <w:rPr>
        <w:rFonts w:ascii="Verdana" w:hAnsi="Verdana"/>
        <w:sz w:val="20"/>
        <w:szCs w:val="20"/>
      </w:rPr>
      <w:fldChar w:fldCharType="separate"/>
    </w:r>
    <w:r>
      <w:rPr>
        <w:rFonts w:ascii="Verdana" w:hAnsi="Verdana"/>
        <w:sz w:val="20"/>
        <w:szCs w:val="20"/>
      </w:rPr>
      <w:t>1</w:t>
    </w:r>
    <w:r w:rsidRPr="00530B12">
      <w:rPr>
        <w:rFonts w:ascii="Verdana" w:hAnsi="Verdana"/>
        <w:noProof/>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C5C84" w14:textId="2C9C247D" w:rsidR="00FA2757" w:rsidRPr="00D06B36" w:rsidRDefault="009E768E">
    <w:pPr>
      <w:pStyle w:val="Footer"/>
      <w:rPr>
        <w:rFonts w:ascii="Verdana" w:hAnsi="Verdana"/>
        <w:sz w:val="20"/>
        <w:szCs w:val="20"/>
      </w:rPr>
    </w:pPr>
    <w:r>
      <w:rPr>
        <w:rFonts w:ascii="Verdana" w:hAnsi="Verdana"/>
        <w:sz w:val="20"/>
        <w:szCs w:val="20"/>
      </w:rPr>
      <w:t>UoA-</w:t>
    </w:r>
    <w:r w:rsidR="0023589A">
      <w:rPr>
        <w:rFonts w:ascii="Verdana" w:hAnsi="Verdana"/>
        <w:sz w:val="20"/>
        <w:szCs w:val="20"/>
      </w:rPr>
      <w:t>Provision-of-Services</w:t>
    </w:r>
    <w:r>
      <w:rPr>
        <w:rFonts w:ascii="Verdana" w:hAnsi="Verdana"/>
        <w:sz w:val="20"/>
        <w:szCs w:val="20"/>
      </w:rPr>
      <w:t>-v</w:t>
    </w:r>
    <w:r w:rsidR="0023589A">
      <w:rPr>
        <w:rFonts w:ascii="Verdana" w:hAnsi="Verdana"/>
        <w:sz w:val="20"/>
        <w:szCs w:val="20"/>
      </w:rPr>
      <w:t>1</w:t>
    </w:r>
    <w:r>
      <w:rPr>
        <w:rFonts w:ascii="Verdana" w:hAnsi="Verdana"/>
        <w:sz w:val="20"/>
        <w:szCs w:val="20"/>
      </w:rPr>
      <w:t>-2024</w:t>
    </w:r>
    <w:r w:rsidR="00D06B36" w:rsidRPr="00530B12">
      <w:rPr>
        <w:rFonts w:ascii="Verdana" w:hAnsi="Verdana"/>
        <w:sz w:val="20"/>
        <w:szCs w:val="20"/>
      </w:rPr>
      <w:ptab w:relativeTo="margin" w:alignment="center" w:leader="none"/>
    </w:r>
    <w:r w:rsidR="00D06B36" w:rsidRPr="00530B12">
      <w:rPr>
        <w:rFonts w:ascii="Verdana" w:hAnsi="Verdana"/>
        <w:sz w:val="20"/>
        <w:szCs w:val="20"/>
      </w:rPr>
      <w:ptab w:relativeTo="margin" w:alignment="right" w:leader="none"/>
    </w:r>
    <w:r w:rsidR="00D06B36" w:rsidRPr="00530B12">
      <w:rPr>
        <w:rFonts w:ascii="Verdana" w:hAnsi="Verdana"/>
        <w:sz w:val="20"/>
        <w:szCs w:val="20"/>
      </w:rPr>
      <w:fldChar w:fldCharType="begin"/>
    </w:r>
    <w:r w:rsidR="00D06B36" w:rsidRPr="00530B12">
      <w:rPr>
        <w:rFonts w:ascii="Verdana" w:hAnsi="Verdana"/>
        <w:sz w:val="20"/>
        <w:szCs w:val="20"/>
      </w:rPr>
      <w:instrText xml:space="preserve"> PAGE   \* MERGEFORMAT </w:instrText>
    </w:r>
    <w:r w:rsidR="00D06B36" w:rsidRPr="00530B12">
      <w:rPr>
        <w:rFonts w:ascii="Verdana" w:hAnsi="Verdana"/>
        <w:sz w:val="20"/>
        <w:szCs w:val="20"/>
      </w:rPr>
      <w:fldChar w:fldCharType="separate"/>
    </w:r>
    <w:r w:rsidR="00D06B36">
      <w:rPr>
        <w:rFonts w:ascii="Verdana" w:hAnsi="Verdana"/>
        <w:sz w:val="20"/>
        <w:szCs w:val="20"/>
      </w:rPr>
      <w:t>2</w:t>
    </w:r>
    <w:r w:rsidR="00D06B36" w:rsidRPr="00530B12">
      <w:rPr>
        <w:rFonts w:ascii="Verdana" w:hAnsi="Verdana"/>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EFFA7" w14:textId="77777777" w:rsidR="00B0200E" w:rsidRDefault="00B0200E" w:rsidP="00180E7A">
      <w:pPr>
        <w:spacing w:after="0" w:line="240" w:lineRule="auto"/>
      </w:pPr>
      <w:r>
        <w:separator/>
      </w:r>
    </w:p>
  </w:footnote>
  <w:footnote w:type="continuationSeparator" w:id="0">
    <w:p w14:paraId="1ADA3F01" w14:textId="77777777" w:rsidR="00B0200E" w:rsidRDefault="00B0200E" w:rsidP="00180E7A">
      <w:pPr>
        <w:spacing w:after="0" w:line="240" w:lineRule="auto"/>
      </w:pPr>
      <w:r>
        <w:continuationSeparator/>
      </w:r>
    </w:p>
  </w:footnote>
  <w:footnote w:type="continuationNotice" w:id="1">
    <w:p w14:paraId="0E651059" w14:textId="77777777" w:rsidR="00B0200E" w:rsidRDefault="00B0200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A06C2" w14:textId="6EBF3E9B" w:rsidR="006C70F8" w:rsidRDefault="00150896" w:rsidP="006C70F8">
    <w:pPr>
      <w:pStyle w:val="Header"/>
      <w:jc w:val="right"/>
    </w:pPr>
    <w:r>
      <w:rPr>
        <w:noProof/>
      </w:rPr>
      <w:drawing>
        <wp:inline distT="0" distB="0" distL="0" distR="0" wp14:anchorId="721F76AB" wp14:editId="2C46491C">
          <wp:extent cx="1877695" cy="951230"/>
          <wp:effectExtent l="0" t="0" r="0" b="0"/>
          <wp:docPr id="1730543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77695" cy="951230"/>
                  </a:xfrm>
                  <a:prstGeom prst="rect">
                    <a:avLst/>
                  </a:prstGeom>
                  <a:noFill/>
                </pic:spPr>
              </pic:pic>
            </a:graphicData>
          </a:graphic>
        </wp:inline>
      </w:drawing>
    </w:r>
    <w:r w:rsidR="006C70F8">
      <w:rPr>
        <w:shd w:val="clear" w:color="auto" w:fill="FFFFFF"/>
      </w:rP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A086D"/>
    <w:multiLevelType w:val="multilevel"/>
    <w:tmpl w:val="FE6C1ACE"/>
    <w:styleLink w:val="Simplelist2"/>
    <w:lvl w:ilvl="0">
      <w:start w:val="1"/>
      <w:numFmt w:val="decimal"/>
      <w:pStyle w:val="SpecialTermsclauseheading"/>
      <w:lvlText w:val="%1."/>
      <w:lvlJc w:val="left"/>
      <w:pPr>
        <w:ind w:left="454" w:hanging="454"/>
      </w:pPr>
      <w:rPr>
        <w:rFonts w:ascii="Verdana" w:hAnsi="Verdana" w:hint="default"/>
        <w:b/>
        <w:i w:val="0"/>
        <w:color w:val="000000" w:themeColor="text1"/>
        <w:sz w:val="20"/>
      </w:rPr>
    </w:lvl>
    <w:lvl w:ilvl="1">
      <w:start w:val="1"/>
      <w:numFmt w:val="decimal"/>
      <w:pStyle w:val="specialtermslist2"/>
      <w:lvlText w:val="%1.%2"/>
      <w:lvlJc w:val="left"/>
      <w:pPr>
        <w:ind w:left="454" w:hanging="454"/>
      </w:pPr>
      <w:rPr>
        <w:rFonts w:ascii="Verdana" w:hAnsi="Verdana" w:hint="default"/>
        <w:b w:val="0"/>
        <w:i w:val="0"/>
        <w:sz w:val="20"/>
      </w:rPr>
    </w:lvl>
    <w:lvl w:ilvl="2">
      <w:start w:val="1"/>
      <w:numFmt w:val="lowerLetter"/>
      <w:pStyle w:val="specialtermslist3"/>
      <w:lvlText w:val="(%3)"/>
      <w:lvlJc w:val="left"/>
      <w:pPr>
        <w:ind w:left="907" w:hanging="453"/>
      </w:pPr>
      <w:rPr>
        <w:rFonts w:ascii="Verdana" w:hAnsi="Verdana" w:hint="default"/>
        <w:b w:val="0"/>
        <w:i w:val="0"/>
        <w:color w:val="000000" w:themeColor="text1"/>
        <w:sz w:val="20"/>
      </w:rPr>
    </w:lvl>
    <w:lvl w:ilvl="3">
      <w:start w:val="1"/>
      <w:numFmt w:val="lowerRoman"/>
      <w:pStyle w:val="specialtermslist4"/>
      <w:lvlText w:val="(%4)"/>
      <w:lvlJc w:val="left"/>
      <w:pPr>
        <w:ind w:left="1361" w:hanging="454"/>
      </w:pPr>
      <w:rPr>
        <w:rFonts w:ascii="Verdana" w:hAnsi="Verdana" w:hint="default"/>
        <w:b w:val="0"/>
        <w:i w:val="0"/>
        <w:sz w:val="20"/>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3540287C"/>
    <w:multiLevelType w:val="multilevel"/>
    <w:tmpl w:val="D7D0F920"/>
    <w:numStyleLink w:val="ClauseNoHeader"/>
  </w:abstractNum>
  <w:abstractNum w:abstractNumId="2" w15:restartNumberingAfterBreak="0">
    <w:nsid w:val="3D7C7287"/>
    <w:multiLevelType w:val="multilevel"/>
    <w:tmpl w:val="FE6C1ACE"/>
    <w:numStyleLink w:val="Simplelist2"/>
  </w:abstractNum>
  <w:abstractNum w:abstractNumId="3" w15:restartNumberingAfterBreak="0">
    <w:nsid w:val="4BFB2BA6"/>
    <w:multiLevelType w:val="multilevel"/>
    <w:tmpl w:val="552C0956"/>
    <w:styleLink w:val="Simpleclause"/>
    <w:lvl w:ilvl="0">
      <w:start w:val="1"/>
      <w:numFmt w:val="decimal"/>
      <w:lvlText w:val="%1."/>
      <w:lvlJc w:val="left"/>
      <w:pPr>
        <w:ind w:left="454" w:hanging="454"/>
      </w:pPr>
      <w:rPr>
        <w:rFonts w:ascii="Verdana" w:hAnsi="Verdana" w:hint="default"/>
        <w:b w:val="0"/>
        <w:i w:val="0"/>
        <w:caps/>
        <w:smallCaps w:val="0"/>
        <w:color w:val="000000" w:themeColor="text1"/>
        <w:sz w:val="18"/>
      </w:rPr>
    </w:lvl>
    <w:lvl w:ilvl="1">
      <w:start w:val="1"/>
      <w:numFmt w:val="decimal"/>
      <w:lvlText w:val="%1.%2"/>
      <w:lvlJc w:val="left"/>
      <w:pPr>
        <w:ind w:left="454" w:hanging="454"/>
      </w:pPr>
      <w:rPr>
        <w:rFonts w:ascii="Verdana" w:hAnsi="Verdana" w:hint="default"/>
        <w:b w:val="0"/>
        <w:i w:val="0"/>
        <w:caps w:val="0"/>
        <w:smallCaps w:val="0"/>
        <w:color w:val="000000" w:themeColor="text1"/>
        <w:sz w:val="18"/>
      </w:rPr>
    </w:lvl>
    <w:lvl w:ilvl="2">
      <w:start w:val="1"/>
      <w:numFmt w:val="lowerRoman"/>
      <w:lvlText w:val="(%3)"/>
      <w:lvlJc w:val="left"/>
      <w:pPr>
        <w:ind w:left="1080" w:hanging="360"/>
      </w:pPr>
      <w:rPr>
        <w:rFonts w:ascii="Verdana" w:hAnsi="Verdana" w:hint="default"/>
        <w:b w:val="0"/>
        <w:i w:val="0"/>
        <w:color w:val="000000" w:themeColor="text1"/>
        <w:sz w:val="18"/>
      </w:rPr>
    </w:lvl>
    <w:lvl w:ilvl="3">
      <w:start w:val="1"/>
      <w:numFmt w:val="decimal"/>
      <w:lvlText w:val="(%4)"/>
      <w:lvlJc w:val="left"/>
      <w:pPr>
        <w:ind w:left="1440" w:hanging="360"/>
      </w:pPr>
      <w:rPr>
        <w:rFonts w:hint="default"/>
        <w:b w:val="0"/>
        <w:i w:val="0"/>
        <w:color w:val="000000" w:themeColor="text1"/>
        <w:sz w:val="18"/>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507B3DA9"/>
    <w:multiLevelType w:val="hybridMultilevel"/>
    <w:tmpl w:val="2C46E57C"/>
    <w:lvl w:ilvl="0" w:tplc="6CC654A4">
      <w:start w:val="1"/>
      <w:numFmt w:val="lowerLetter"/>
      <w:pStyle w:val="Heading3"/>
      <w:lvlText w:val="(%1)"/>
      <w:lvlJc w:val="left"/>
      <w:pPr>
        <w:ind w:left="927" w:hanging="360"/>
      </w:pPr>
      <w:rPr>
        <w:rFonts w:cs="Times New Roman" w:hint="default"/>
      </w:rPr>
    </w:lvl>
    <w:lvl w:ilvl="1" w:tplc="426CBA1C">
      <w:start w:val="1"/>
      <w:numFmt w:val="lowerRoman"/>
      <w:pStyle w:val="Heading4"/>
      <w:lvlText w:val="(%2)"/>
      <w:lvlJc w:val="left"/>
      <w:pPr>
        <w:ind w:left="1647" w:hanging="360"/>
      </w:pPr>
      <w:rPr>
        <w:rFonts w:cs="Times New Roman" w:hint="default"/>
      </w:rPr>
    </w:lvl>
    <w:lvl w:ilvl="2" w:tplc="1409001B">
      <w:start w:val="1"/>
      <w:numFmt w:val="lowerRoman"/>
      <w:lvlText w:val="%3."/>
      <w:lvlJc w:val="right"/>
      <w:pPr>
        <w:ind w:left="2367" w:hanging="180"/>
      </w:pPr>
      <w:rPr>
        <w:rFonts w:cs="Times New Roman"/>
      </w:rPr>
    </w:lvl>
    <w:lvl w:ilvl="3" w:tplc="1409000F" w:tentative="1">
      <w:start w:val="1"/>
      <w:numFmt w:val="decimal"/>
      <w:lvlText w:val="%4."/>
      <w:lvlJc w:val="left"/>
      <w:pPr>
        <w:ind w:left="3087" w:hanging="360"/>
      </w:pPr>
      <w:rPr>
        <w:rFonts w:cs="Times New Roman"/>
      </w:rPr>
    </w:lvl>
    <w:lvl w:ilvl="4" w:tplc="14090019" w:tentative="1">
      <w:start w:val="1"/>
      <w:numFmt w:val="lowerLetter"/>
      <w:lvlText w:val="%5."/>
      <w:lvlJc w:val="left"/>
      <w:pPr>
        <w:ind w:left="3807" w:hanging="360"/>
      </w:pPr>
      <w:rPr>
        <w:rFonts w:cs="Times New Roman"/>
      </w:rPr>
    </w:lvl>
    <w:lvl w:ilvl="5" w:tplc="1409001B" w:tentative="1">
      <w:start w:val="1"/>
      <w:numFmt w:val="lowerRoman"/>
      <w:lvlText w:val="%6."/>
      <w:lvlJc w:val="right"/>
      <w:pPr>
        <w:ind w:left="4527" w:hanging="180"/>
      </w:pPr>
      <w:rPr>
        <w:rFonts w:cs="Times New Roman"/>
      </w:rPr>
    </w:lvl>
    <w:lvl w:ilvl="6" w:tplc="1409000F" w:tentative="1">
      <w:start w:val="1"/>
      <w:numFmt w:val="decimal"/>
      <w:lvlText w:val="%7."/>
      <w:lvlJc w:val="left"/>
      <w:pPr>
        <w:ind w:left="5247" w:hanging="360"/>
      </w:pPr>
      <w:rPr>
        <w:rFonts w:cs="Times New Roman"/>
      </w:rPr>
    </w:lvl>
    <w:lvl w:ilvl="7" w:tplc="14090019" w:tentative="1">
      <w:start w:val="1"/>
      <w:numFmt w:val="lowerLetter"/>
      <w:lvlText w:val="%8."/>
      <w:lvlJc w:val="left"/>
      <w:pPr>
        <w:ind w:left="5967" w:hanging="360"/>
      </w:pPr>
      <w:rPr>
        <w:rFonts w:cs="Times New Roman"/>
      </w:rPr>
    </w:lvl>
    <w:lvl w:ilvl="8" w:tplc="1409001B" w:tentative="1">
      <w:start w:val="1"/>
      <w:numFmt w:val="lowerRoman"/>
      <w:lvlText w:val="%9."/>
      <w:lvlJc w:val="right"/>
      <w:pPr>
        <w:ind w:left="6687" w:hanging="180"/>
      </w:pPr>
      <w:rPr>
        <w:rFonts w:cs="Times New Roman"/>
      </w:rPr>
    </w:lvl>
  </w:abstractNum>
  <w:abstractNum w:abstractNumId="5" w15:restartNumberingAfterBreak="0">
    <w:nsid w:val="532B719B"/>
    <w:multiLevelType w:val="multilevel"/>
    <w:tmpl w:val="C3563928"/>
    <w:styleLink w:val="Clauses"/>
    <w:lvl w:ilvl="0">
      <w:start w:val="1"/>
      <w:numFmt w:val="decimal"/>
      <w:pStyle w:val="ClauseHeading"/>
      <w:lvlText w:val="%1."/>
      <w:lvlJc w:val="left"/>
      <w:pPr>
        <w:ind w:left="2457" w:hanging="567"/>
      </w:pPr>
      <w:rPr>
        <w:rFonts w:ascii="Verdana" w:hAnsi="Verdana" w:hint="default"/>
        <w:b/>
        <w:caps/>
        <w:smallCaps w:val="0"/>
        <w:sz w:val="18"/>
      </w:rPr>
    </w:lvl>
    <w:lvl w:ilvl="1">
      <w:start w:val="1"/>
      <w:numFmt w:val="decimal"/>
      <w:pStyle w:val="List2"/>
      <w:lvlText w:val="%1.%2"/>
      <w:lvlJc w:val="left"/>
      <w:pPr>
        <w:ind w:left="567" w:hanging="567"/>
      </w:pPr>
      <w:rPr>
        <w:rFonts w:ascii="Verdana" w:hAnsi="Verdana" w:hint="default"/>
        <w:b w:val="0"/>
        <w:i w:val="0"/>
        <w:caps w:val="0"/>
        <w:smallCaps w:val="0"/>
        <w:color w:val="000000" w:themeColor="text1"/>
        <w:sz w:val="18"/>
      </w:rPr>
    </w:lvl>
    <w:lvl w:ilvl="2">
      <w:start w:val="1"/>
      <w:numFmt w:val="lowerLetter"/>
      <w:pStyle w:val="List3"/>
      <w:lvlText w:val="(%3)"/>
      <w:lvlJc w:val="left"/>
      <w:pPr>
        <w:ind w:left="907" w:hanging="340"/>
      </w:pPr>
      <w:rPr>
        <w:rFonts w:ascii="Verdana" w:hAnsi="Verdana" w:hint="default"/>
        <w:b w:val="0"/>
        <w:i w:val="0"/>
        <w:color w:val="000000" w:themeColor="text1"/>
        <w:sz w:val="18"/>
      </w:rPr>
    </w:lvl>
    <w:lvl w:ilvl="3">
      <w:start w:val="1"/>
      <w:numFmt w:val="lowerRoman"/>
      <w:pStyle w:val="List4"/>
      <w:lvlText w:val="(%4)"/>
      <w:lvlJc w:val="left"/>
      <w:pPr>
        <w:ind w:left="1247" w:hanging="340"/>
      </w:pPr>
      <w:rPr>
        <w:rFonts w:ascii="Verdana" w:hAnsi="Verdana" w:hint="default"/>
        <w:b w:val="0"/>
        <w:i w:val="0"/>
        <w:color w:val="000000" w:themeColor="text1"/>
        <w:sz w:val="18"/>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5D6E03DF"/>
    <w:multiLevelType w:val="multilevel"/>
    <w:tmpl w:val="C2CA7AE4"/>
    <w:styleLink w:val="ListParties"/>
    <w:lvl w:ilvl="0">
      <w:start w:val="1"/>
      <w:numFmt w:val="decimal"/>
      <w:pStyle w:val="Parties"/>
      <w:lvlText w:val="%1"/>
      <w:lvlJc w:val="left"/>
      <w:pPr>
        <w:ind w:left="567" w:hanging="567"/>
      </w:pPr>
      <w:rPr>
        <w:rFonts w:ascii="Verdana" w:hAnsi="Verdana" w:hint="default"/>
        <w:b/>
        <w:i w:val="0"/>
        <w:caps w:val="0"/>
        <w:strike w:val="0"/>
        <w:dstrike w:val="0"/>
        <w:vanish w:val="0"/>
        <w:color w:val="000000" w:themeColor="text1"/>
        <w:spacing w:val="0"/>
        <w:sz w:val="20"/>
        <w:vertAlign w:val="baseline"/>
      </w:rPr>
    </w:lvl>
    <w:lvl w:ilvl="1">
      <w:start w:val="1"/>
      <w:numFmt w:val="none"/>
      <w:lvlRestart w:val="0"/>
      <w:isLgl/>
      <w:lvlText w:val=""/>
      <w:lvlJc w:val="left"/>
      <w:pPr>
        <w:ind w:left="567" w:hanging="567"/>
      </w:pPr>
      <w:rPr>
        <w:rFonts w:hint="default"/>
      </w:rPr>
    </w:lvl>
    <w:lvl w:ilvl="2">
      <w:start w:val="1"/>
      <w:numFmt w:val="none"/>
      <w:lvlRestart w:val="0"/>
      <w:isLgl/>
      <w:lvlText w:val=""/>
      <w:lvlJc w:val="left"/>
      <w:pPr>
        <w:ind w:left="567" w:hanging="567"/>
      </w:pPr>
      <w:rPr>
        <w:rFonts w:hint="default"/>
      </w:rPr>
    </w:lvl>
    <w:lvl w:ilvl="3">
      <w:start w:val="1"/>
      <w:numFmt w:val="none"/>
      <w:lvlRestart w:val="0"/>
      <w:isLgl/>
      <w:lvlText w:val=""/>
      <w:lvlJc w:val="left"/>
      <w:pPr>
        <w:ind w:left="567" w:hanging="567"/>
      </w:pPr>
      <w:rPr>
        <w:rFonts w:hint="default"/>
      </w:rPr>
    </w:lvl>
    <w:lvl w:ilvl="4">
      <w:start w:val="1"/>
      <w:numFmt w:val="none"/>
      <w:isLgl/>
      <w:lvlText w:val=""/>
      <w:lvlJc w:val="left"/>
      <w:pPr>
        <w:ind w:left="567" w:hanging="567"/>
      </w:pPr>
      <w:rPr>
        <w:rFonts w:hint="default"/>
      </w:rPr>
    </w:lvl>
    <w:lvl w:ilvl="5">
      <w:start w:val="1"/>
      <w:numFmt w:val="none"/>
      <w:isLgl/>
      <w:lvlText w:val=""/>
      <w:lvlJc w:val="left"/>
      <w:pPr>
        <w:ind w:left="567" w:hanging="567"/>
      </w:pPr>
      <w:rPr>
        <w:rFonts w:hint="default"/>
      </w:rPr>
    </w:lvl>
    <w:lvl w:ilvl="6">
      <w:start w:val="1"/>
      <w:numFmt w:val="none"/>
      <w:isLgl/>
      <w:lvlText w:val=""/>
      <w:lvlJc w:val="left"/>
      <w:pPr>
        <w:ind w:left="567" w:hanging="567"/>
      </w:pPr>
      <w:rPr>
        <w:rFonts w:hint="default"/>
      </w:rPr>
    </w:lvl>
    <w:lvl w:ilvl="7">
      <w:start w:val="1"/>
      <w:numFmt w:val="none"/>
      <w:isLgl/>
      <w:lvlText w:val=""/>
      <w:lvlJc w:val="left"/>
      <w:pPr>
        <w:ind w:left="567" w:hanging="567"/>
      </w:pPr>
      <w:rPr>
        <w:rFonts w:hint="default"/>
      </w:rPr>
    </w:lvl>
    <w:lvl w:ilvl="8">
      <w:start w:val="1"/>
      <w:numFmt w:val="none"/>
      <w:isLgl/>
      <w:lvlText w:val=""/>
      <w:lvlJc w:val="left"/>
      <w:pPr>
        <w:ind w:left="567" w:hanging="567"/>
      </w:pPr>
      <w:rPr>
        <w:rFonts w:hint="default"/>
      </w:rPr>
    </w:lvl>
  </w:abstractNum>
  <w:abstractNum w:abstractNumId="7" w15:restartNumberingAfterBreak="0">
    <w:nsid w:val="643F081A"/>
    <w:multiLevelType w:val="multilevel"/>
    <w:tmpl w:val="D7D0F920"/>
    <w:styleLink w:val="ClauseNoHeader"/>
    <w:lvl w:ilvl="0">
      <w:start w:val="1"/>
      <w:numFmt w:val="decimal"/>
      <w:pStyle w:val="Clausenoheader0"/>
      <w:lvlText w:val="%1."/>
      <w:lvlJc w:val="left"/>
      <w:pPr>
        <w:ind w:left="567" w:hanging="567"/>
      </w:pPr>
      <w:rPr>
        <w:rFonts w:ascii="Verdana" w:hAnsi="Verdana" w:hint="default"/>
        <w:b/>
        <w:i w:val="0"/>
        <w:color w:val="000000" w:themeColor="text1"/>
        <w:sz w:val="18"/>
      </w:rPr>
    </w:lvl>
    <w:lvl w:ilvl="1">
      <w:start w:val="1"/>
      <w:numFmt w:val="decimal"/>
      <w:pStyle w:val="NoHeaderList2"/>
      <w:lvlText w:val="%1.%2"/>
      <w:lvlJc w:val="left"/>
      <w:pPr>
        <w:ind w:left="567" w:hanging="567"/>
      </w:pPr>
      <w:rPr>
        <w:rFonts w:ascii="Verdana" w:hAnsi="Verdana" w:hint="default"/>
        <w:b w:val="0"/>
        <w:i w:val="0"/>
        <w:color w:val="000000" w:themeColor="text1"/>
        <w:sz w:val="18"/>
      </w:rPr>
    </w:lvl>
    <w:lvl w:ilvl="2">
      <w:start w:val="1"/>
      <w:numFmt w:val="lowerLetter"/>
      <w:pStyle w:val="NoHeaderList3"/>
      <w:lvlText w:val="(%3)"/>
      <w:lvlJc w:val="left"/>
      <w:pPr>
        <w:ind w:left="907" w:hanging="340"/>
      </w:pPr>
      <w:rPr>
        <w:rFonts w:ascii="Verdana" w:hAnsi="Verdana" w:hint="default"/>
        <w:b w:val="0"/>
        <w:i w:val="0"/>
        <w:color w:val="000000" w:themeColor="text1"/>
        <w:sz w:val="18"/>
      </w:rPr>
    </w:lvl>
    <w:lvl w:ilvl="3">
      <w:start w:val="1"/>
      <w:numFmt w:val="lowerRoman"/>
      <w:pStyle w:val="NoHeaderList4"/>
      <w:lvlText w:val="(%4)"/>
      <w:lvlJc w:val="left"/>
      <w:pPr>
        <w:ind w:left="1247" w:hanging="340"/>
      </w:pPr>
      <w:rPr>
        <w:rFonts w:ascii="Verdana" w:hAnsi="Verdana" w:hint="default"/>
        <w:b w:val="0"/>
        <w:i w:val="0"/>
        <w:color w:val="000000" w:themeColor="text1"/>
        <w:sz w:val="18"/>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69DE3E25"/>
    <w:multiLevelType w:val="multilevel"/>
    <w:tmpl w:val="43EAEB50"/>
    <w:styleLink w:val="Introlist"/>
    <w:lvl w:ilvl="0">
      <w:start w:val="1"/>
      <w:numFmt w:val="upperLetter"/>
      <w:pStyle w:val="ListIntroduction"/>
      <w:lvlText w:val="%1"/>
      <w:lvlJc w:val="left"/>
      <w:pPr>
        <w:ind w:left="567" w:hanging="567"/>
      </w:pPr>
      <w:rPr>
        <w:rFonts w:ascii="Verdana" w:hAnsi="Verdana" w:hint="default"/>
        <w:b/>
        <w:i w:val="0"/>
        <w:sz w:val="20"/>
      </w:rPr>
    </w:lvl>
    <w:lvl w:ilvl="1">
      <w:start w:val="1"/>
      <w:numFmt w:val="none"/>
      <w:lvlRestart w:val="0"/>
      <w:lvlText w:val=""/>
      <w:lvlJc w:val="left"/>
      <w:pPr>
        <w:ind w:left="567" w:hanging="567"/>
      </w:pPr>
      <w:rPr>
        <w:rFonts w:hint="default"/>
      </w:rPr>
    </w:lvl>
    <w:lvl w:ilvl="2">
      <w:start w:val="1"/>
      <w:numFmt w:val="none"/>
      <w:lvlRestart w:val="0"/>
      <w:lvlText w:val="%3"/>
      <w:lvlJc w:val="left"/>
      <w:pPr>
        <w:ind w:left="567" w:hanging="567"/>
      </w:pPr>
      <w:rPr>
        <w:rFonts w:hint="default"/>
      </w:rPr>
    </w:lvl>
    <w:lvl w:ilvl="3">
      <w:start w:val="1"/>
      <w:numFmt w:val="none"/>
      <w:lvlText w:val="%4"/>
      <w:lvlJc w:val="left"/>
      <w:pPr>
        <w:ind w:left="567" w:hanging="567"/>
      </w:pPr>
      <w:rPr>
        <w:rFonts w:hint="default"/>
      </w:rPr>
    </w:lvl>
    <w:lvl w:ilvl="4">
      <w:start w:val="1"/>
      <w:numFmt w:val="none"/>
      <w:lvlText w:val=""/>
      <w:lvlJc w:val="left"/>
      <w:pPr>
        <w:ind w:left="567" w:hanging="567"/>
      </w:pPr>
      <w:rPr>
        <w:rFonts w:hint="default"/>
      </w:rPr>
    </w:lvl>
    <w:lvl w:ilvl="5">
      <w:start w:val="1"/>
      <w:numFmt w:val="none"/>
      <w:lvlText w:val=""/>
      <w:lvlJc w:val="right"/>
      <w:pPr>
        <w:ind w:left="567" w:hanging="567"/>
      </w:pPr>
      <w:rPr>
        <w:rFonts w:hint="default"/>
      </w:rPr>
    </w:lvl>
    <w:lvl w:ilvl="6">
      <w:start w:val="1"/>
      <w:numFmt w:val="none"/>
      <w:lvlText w:val=""/>
      <w:lvlJc w:val="left"/>
      <w:pPr>
        <w:ind w:left="567" w:hanging="567"/>
      </w:pPr>
      <w:rPr>
        <w:rFonts w:hint="default"/>
      </w:rPr>
    </w:lvl>
    <w:lvl w:ilvl="7">
      <w:start w:val="1"/>
      <w:numFmt w:val="none"/>
      <w:lvlText w:val=""/>
      <w:lvlJc w:val="left"/>
      <w:pPr>
        <w:ind w:left="567" w:hanging="567"/>
      </w:pPr>
      <w:rPr>
        <w:rFonts w:hint="default"/>
      </w:rPr>
    </w:lvl>
    <w:lvl w:ilvl="8">
      <w:start w:val="1"/>
      <w:numFmt w:val="none"/>
      <w:lvlText w:val=""/>
      <w:lvlJc w:val="right"/>
      <w:pPr>
        <w:ind w:left="567" w:hanging="567"/>
      </w:pPr>
      <w:rPr>
        <w:rFonts w:hint="default"/>
      </w:rPr>
    </w:lvl>
  </w:abstractNum>
  <w:abstractNum w:abstractNumId="9" w15:restartNumberingAfterBreak="0">
    <w:nsid w:val="73E44AD5"/>
    <w:multiLevelType w:val="multilevel"/>
    <w:tmpl w:val="43EAEB50"/>
    <w:numStyleLink w:val="Introlist"/>
  </w:abstractNum>
  <w:num w:numId="1" w16cid:durableId="284432571">
    <w:abstractNumId w:val="7"/>
  </w:num>
  <w:num w:numId="2" w16cid:durableId="1715428299">
    <w:abstractNumId w:val="5"/>
  </w:num>
  <w:num w:numId="3" w16cid:durableId="998655639">
    <w:abstractNumId w:val="8"/>
  </w:num>
  <w:num w:numId="4" w16cid:durableId="1232036284">
    <w:abstractNumId w:val="5"/>
    <w:lvlOverride w:ilvl="0">
      <w:lvl w:ilvl="0">
        <w:start w:val="1"/>
        <w:numFmt w:val="decimal"/>
        <w:pStyle w:val="ClauseHeading"/>
        <w:lvlText w:val="%1."/>
        <w:lvlJc w:val="left"/>
        <w:pPr>
          <w:ind w:left="567" w:hanging="567"/>
        </w:pPr>
        <w:rPr>
          <w:rFonts w:ascii="Verdana" w:hAnsi="Verdana" w:hint="default"/>
          <w:b/>
          <w:caps/>
          <w:smallCaps w:val="0"/>
          <w:sz w:val="18"/>
        </w:rPr>
      </w:lvl>
    </w:lvlOverride>
    <w:lvlOverride w:ilvl="1">
      <w:lvl w:ilvl="1">
        <w:start w:val="1"/>
        <w:numFmt w:val="decimal"/>
        <w:pStyle w:val="List2"/>
        <w:lvlText w:val="%1.%2"/>
        <w:lvlJc w:val="left"/>
        <w:pPr>
          <w:ind w:left="567" w:hanging="567"/>
        </w:pPr>
        <w:rPr>
          <w:rFonts w:ascii="Verdana" w:hAnsi="Verdana" w:hint="default"/>
          <w:b w:val="0"/>
          <w:i w:val="0"/>
          <w:caps w:val="0"/>
          <w:smallCaps w:val="0"/>
          <w:color w:val="000000" w:themeColor="text1"/>
          <w:sz w:val="18"/>
        </w:rPr>
      </w:lvl>
    </w:lvlOverride>
    <w:lvlOverride w:ilvl="2">
      <w:lvl w:ilvl="2">
        <w:start w:val="1"/>
        <w:numFmt w:val="lowerLetter"/>
        <w:pStyle w:val="List3"/>
        <w:lvlText w:val="(%3)"/>
        <w:lvlJc w:val="left"/>
        <w:pPr>
          <w:ind w:left="907" w:hanging="340"/>
        </w:pPr>
        <w:rPr>
          <w:rFonts w:ascii="Verdana" w:hAnsi="Verdana" w:hint="default"/>
          <w:b w:val="0"/>
          <w:i w:val="0"/>
          <w:color w:val="000000" w:themeColor="text1"/>
          <w:sz w:val="18"/>
        </w:rPr>
      </w:lvl>
    </w:lvlOverride>
    <w:lvlOverride w:ilvl="3">
      <w:lvl w:ilvl="3">
        <w:start w:val="1"/>
        <w:numFmt w:val="lowerRoman"/>
        <w:pStyle w:val="List4"/>
        <w:lvlText w:val="(%4)"/>
        <w:lvlJc w:val="left"/>
        <w:pPr>
          <w:ind w:left="1247" w:hanging="340"/>
        </w:pPr>
        <w:rPr>
          <w:rFonts w:ascii="Verdana" w:hAnsi="Verdana" w:hint="default"/>
          <w:b w:val="0"/>
          <w:i w:val="0"/>
          <w:color w:val="000000" w:themeColor="text1"/>
          <w:sz w:val="18"/>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5" w16cid:durableId="1910648030">
    <w:abstractNumId w:val="6"/>
  </w:num>
  <w:num w:numId="6" w16cid:durableId="890313780">
    <w:abstractNumId w:val="3"/>
  </w:num>
  <w:num w:numId="7" w16cid:durableId="1014956451">
    <w:abstractNumId w:val="5"/>
    <w:lvlOverride w:ilvl="0">
      <w:startOverride w:val="1"/>
      <w:lvl w:ilvl="0">
        <w:start w:val="1"/>
        <w:numFmt w:val="decimal"/>
        <w:pStyle w:val="ClauseHeading"/>
        <w:lvlText w:val="%1."/>
        <w:lvlJc w:val="left"/>
        <w:pPr>
          <w:ind w:left="567" w:hanging="567"/>
        </w:pPr>
        <w:rPr>
          <w:rFonts w:ascii="Verdana" w:hAnsi="Verdana" w:hint="default"/>
          <w:b/>
          <w:caps/>
          <w:smallCaps w:val="0"/>
          <w:sz w:val="18"/>
        </w:rPr>
      </w:lvl>
    </w:lvlOverride>
    <w:lvlOverride w:ilvl="1">
      <w:startOverride w:val="1"/>
      <w:lvl w:ilvl="1">
        <w:start w:val="1"/>
        <w:numFmt w:val="decimal"/>
        <w:pStyle w:val="List2"/>
        <w:lvlText w:val="%1.%2"/>
        <w:lvlJc w:val="left"/>
        <w:pPr>
          <w:ind w:left="567" w:hanging="567"/>
        </w:pPr>
        <w:rPr>
          <w:rFonts w:ascii="Verdana" w:hAnsi="Verdana" w:hint="default"/>
          <w:b w:val="0"/>
          <w:i w:val="0"/>
          <w:caps w:val="0"/>
          <w:smallCaps w:val="0"/>
          <w:color w:val="000000" w:themeColor="text1"/>
          <w:sz w:val="18"/>
        </w:rPr>
      </w:lvl>
    </w:lvlOverride>
    <w:lvlOverride w:ilvl="2">
      <w:startOverride w:val="1"/>
      <w:lvl w:ilvl="2">
        <w:start w:val="1"/>
        <w:numFmt w:val="lowerLetter"/>
        <w:pStyle w:val="List3"/>
        <w:lvlText w:val="(%3)"/>
        <w:lvlJc w:val="left"/>
        <w:pPr>
          <w:ind w:left="907" w:hanging="340"/>
        </w:pPr>
        <w:rPr>
          <w:rFonts w:ascii="Verdana" w:hAnsi="Verdana" w:hint="default"/>
          <w:b w:val="0"/>
          <w:i w:val="0"/>
          <w:color w:val="000000" w:themeColor="text1"/>
          <w:sz w:val="18"/>
        </w:rPr>
      </w:lvl>
    </w:lvlOverride>
    <w:lvlOverride w:ilvl="3">
      <w:startOverride w:val="1"/>
      <w:lvl w:ilvl="3">
        <w:start w:val="1"/>
        <w:numFmt w:val="lowerRoman"/>
        <w:pStyle w:val="List4"/>
        <w:lvlText w:val="(%4)"/>
        <w:lvlJc w:val="left"/>
        <w:pPr>
          <w:ind w:left="1247" w:hanging="340"/>
        </w:pPr>
        <w:rPr>
          <w:rFonts w:ascii="Verdana" w:hAnsi="Verdana" w:hint="default"/>
          <w:b w:val="0"/>
          <w:i w:val="0"/>
          <w:color w:val="000000" w:themeColor="text1"/>
          <w:sz w:val="18"/>
        </w:rPr>
      </w:lvl>
    </w:lvlOverride>
    <w:lvlOverride w:ilvl="4">
      <w:startOverride w:val="1"/>
      <w:lvl w:ilvl="4">
        <w:start w:val="1"/>
        <w:numFmt w:val="lowerLetter"/>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8" w16cid:durableId="1020546112">
    <w:abstractNumId w:val="5"/>
    <w:lvlOverride w:ilvl="0">
      <w:startOverride w:val="1"/>
      <w:lvl w:ilvl="0">
        <w:start w:val="1"/>
        <w:numFmt w:val="decimal"/>
        <w:pStyle w:val="ClauseHeading"/>
        <w:lvlText w:val="%1."/>
        <w:lvlJc w:val="left"/>
        <w:pPr>
          <w:ind w:left="567" w:hanging="567"/>
        </w:pPr>
        <w:rPr>
          <w:rFonts w:ascii="Verdana" w:hAnsi="Verdana" w:hint="default"/>
          <w:b/>
          <w:caps/>
          <w:smallCaps w:val="0"/>
          <w:sz w:val="18"/>
        </w:rPr>
      </w:lvl>
    </w:lvlOverride>
    <w:lvlOverride w:ilvl="1">
      <w:startOverride w:val="1"/>
      <w:lvl w:ilvl="1">
        <w:start w:val="1"/>
        <w:numFmt w:val="decimal"/>
        <w:pStyle w:val="List2"/>
        <w:lvlText w:val="%1.%2"/>
        <w:lvlJc w:val="left"/>
        <w:pPr>
          <w:ind w:left="567" w:hanging="567"/>
        </w:pPr>
        <w:rPr>
          <w:rFonts w:ascii="Verdana" w:hAnsi="Verdana" w:hint="default"/>
          <w:b w:val="0"/>
          <w:i w:val="0"/>
          <w:caps w:val="0"/>
          <w:smallCaps w:val="0"/>
          <w:color w:val="000000" w:themeColor="text1"/>
          <w:sz w:val="18"/>
        </w:rPr>
      </w:lvl>
    </w:lvlOverride>
    <w:lvlOverride w:ilvl="2">
      <w:startOverride w:val="1"/>
      <w:lvl w:ilvl="2">
        <w:start w:val="1"/>
        <w:numFmt w:val="lowerLetter"/>
        <w:pStyle w:val="List3"/>
        <w:lvlText w:val="(%3)"/>
        <w:lvlJc w:val="left"/>
        <w:pPr>
          <w:ind w:left="907" w:hanging="340"/>
        </w:pPr>
        <w:rPr>
          <w:rFonts w:ascii="Verdana" w:hAnsi="Verdana" w:hint="default"/>
          <w:b w:val="0"/>
          <w:i w:val="0"/>
          <w:color w:val="000000" w:themeColor="text1"/>
          <w:sz w:val="18"/>
        </w:rPr>
      </w:lvl>
    </w:lvlOverride>
    <w:lvlOverride w:ilvl="3">
      <w:startOverride w:val="1"/>
      <w:lvl w:ilvl="3">
        <w:start w:val="1"/>
        <w:numFmt w:val="lowerRoman"/>
        <w:pStyle w:val="List4"/>
        <w:lvlText w:val="(%4)"/>
        <w:lvlJc w:val="left"/>
        <w:pPr>
          <w:ind w:left="1247" w:hanging="340"/>
        </w:pPr>
        <w:rPr>
          <w:rFonts w:ascii="Verdana" w:hAnsi="Verdana" w:hint="default"/>
          <w:b w:val="0"/>
          <w:i w:val="0"/>
          <w:color w:val="000000" w:themeColor="text1"/>
          <w:sz w:val="18"/>
        </w:rPr>
      </w:lvl>
    </w:lvlOverride>
    <w:lvlOverride w:ilvl="4">
      <w:startOverride w:val="1"/>
      <w:lvl w:ilvl="4">
        <w:start w:val="1"/>
        <w:numFmt w:val="lowerLetter"/>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9" w16cid:durableId="740831266">
    <w:abstractNumId w:val="4"/>
    <w:lvlOverride w:ilvl="0">
      <w:startOverride w:val="1"/>
    </w:lvlOverride>
  </w:num>
  <w:num w:numId="10" w16cid:durableId="427821865">
    <w:abstractNumId w:val="5"/>
    <w:lvlOverride w:ilvl="1">
      <w:lvl w:ilvl="1">
        <w:start w:val="1"/>
        <w:numFmt w:val="decimal"/>
        <w:pStyle w:val="List2"/>
        <w:lvlText w:val="%1.%2"/>
        <w:lvlJc w:val="left"/>
        <w:pPr>
          <w:ind w:left="567" w:hanging="567"/>
        </w:pPr>
        <w:rPr>
          <w:rFonts w:ascii="Verdana" w:hAnsi="Verdana" w:hint="default"/>
          <w:b w:val="0"/>
          <w:i w:val="0"/>
          <w:caps w:val="0"/>
          <w:smallCaps w:val="0"/>
          <w:color w:val="000000" w:themeColor="text1"/>
          <w:sz w:val="18"/>
        </w:rPr>
      </w:lvl>
    </w:lvlOverride>
  </w:num>
  <w:num w:numId="11" w16cid:durableId="1551187040">
    <w:abstractNumId w:val="9"/>
  </w:num>
  <w:num w:numId="12" w16cid:durableId="2000644908">
    <w:abstractNumId w:val="1"/>
  </w:num>
  <w:num w:numId="13" w16cid:durableId="930359060">
    <w:abstractNumId w:val="6"/>
  </w:num>
  <w:num w:numId="14" w16cid:durableId="160241112">
    <w:abstractNumId w:val="0"/>
  </w:num>
  <w:num w:numId="15" w16cid:durableId="383872658">
    <w:abstractNumId w:val="2"/>
  </w:num>
  <w:num w:numId="16" w16cid:durableId="1905219318">
    <w:abstractNumId w:val="5"/>
    <w:lvlOverride w:ilvl="0">
      <w:startOverride w:val="1"/>
      <w:lvl w:ilvl="0">
        <w:start w:val="1"/>
        <w:numFmt w:val="decimal"/>
        <w:pStyle w:val="ClauseHeading"/>
        <w:lvlText w:val=""/>
        <w:lvlJc w:val="left"/>
      </w:lvl>
    </w:lvlOverride>
    <w:lvlOverride w:ilvl="1">
      <w:startOverride w:val="1"/>
      <w:lvl w:ilvl="1">
        <w:start w:val="1"/>
        <w:numFmt w:val="decimal"/>
        <w:pStyle w:val="List2"/>
        <w:lvlText w:val="%1.%2"/>
        <w:lvlJc w:val="left"/>
        <w:pPr>
          <w:ind w:left="567" w:hanging="567"/>
        </w:pPr>
        <w:rPr>
          <w:rFonts w:ascii="Verdana" w:hAnsi="Verdana" w:hint="default"/>
          <w:b w:val="0"/>
          <w:i w:val="0"/>
          <w:caps w:val="0"/>
          <w:smallCaps w:val="0"/>
          <w:color w:val="000000" w:themeColor="text1"/>
          <w:sz w:val="18"/>
        </w:rPr>
      </w:lvl>
    </w:lvlOverride>
    <w:lvlOverride w:ilvl="2">
      <w:startOverride w:val="1"/>
      <w:lvl w:ilvl="2">
        <w:start w:val="1"/>
        <w:numFmt w:val="decimal"/>
        <w:pStyle w:val="List3"/>
        <w:lvlText w:val=""/>
        <w:lvlJc w:val="left"/>
      </w:lvl>
    </w:lvlOverride>
    <w:lvlOverride w:ilvl="3">
      <w:startOverride w:val="1"/>
      <w:lvl w:ilvl="3">
        <w:start w:val="1"/>
        <w:numFmt w:val="decimal"/>
        <w:pStyle w:val="List4"/>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dra King">
    <w15:presenceInfo w15:providerId="AD" w15:userId="S::skin017@UoA.auckland.ac.nz::d53cb6e2-a78b-4b69-ac6b-5effa25404f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oNotTrackFormatting/>
  <w:defaultTabStop w:val="567"/>
  <w:drawingGridHorizontalSpacing w:val="181"/>
  <w:drawingGridVerticalSpacing w:val="181"/>
  <w:doNotUseMarginsForDrawingGridOrigin/>
  <w:drawingGridHorizontalOrigin w:val="1021"/>
  <w:drawingGridVerticalOrigin w:val="1418"/>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14B"/>
    <w:rsid w:val="00000928"/>
    <w:rsid w:val="00001A0A"/>
    <w:rsid w:val="000020DF"/>
    <w:rsid w:val="00002485"/>
    <w:rsid w:val="000030F5"/>
    <w:rsid w:val="00003F37"/>
    <w:rsid w:val="00004271"/>
    <w:rsid w:val="0000485D"/>
    <w:rsid w:val="00004B21"/>
    <w:rsid w:val="00004F3D"/>
    <w:rsid w:val="00005784"/>
    <w:rsid w:val="00005FBE"/>
    <w:rsid w:val="000069AB"/>
    <w:rsid w:val="00006BF8"/>
    <w:rsid w:val="00007D29"/>
    <w:rsid w:val="000102FD"/>
    <w:rsid w:val="0001096A"/>
    <w:rsid w:val="00011CC2"/>
    <w:rsid w:val="0001265E"/>
    <w:rsid w:val="00012C07"/>
    <w:rsid w:val="00013385"/>
    <w:rsid w:val="000144B4"/>
    <w:rsid w:val="00014C48"/>
    <w:rsid w:val="00015241"/>
    <w:rsid w:val="00016B53"/>
    <w:rsid w:val="00017A8C"/>
    <w:rsid w:val="00017BAF"/>
    <w:rsid w:val="000200C3"/>
    <w:rsid w:val="0002023F"/>
    <w:rsid w:val="00020388"/>
    <w:rsid w:val="00021653"/>
    <w:rsid w:val="00021EC9"/>
    <w:rsid w:val="00021F4C"/>
    <w:rsid w:val="00022756"/>
    <w:rsid w:val="0002327E"/>
    <w:rsid w:val="000237FD"/>
    <w:rsid w:val="00024278"/>
    <w:rsid w:val="00024A47"/>
    <w:rsid w:val="00025D9B"/>
    <w:rsid w:val="0002748D"/>
    <w:rsid w:val="000274CA"/>
    <w:rsid w:val="000279CF"/>
    <w:rsid w:val="00027B88"/>
    <w:rsid w:val="00030EE7"/>
    <w:rsid w:val="00031973"/>
    <w:rsid w:val="00032D90"/>
    <w:rsid w:val="00032D97"/>
    <w:rsid w:val="00032E9F"/>
    <w:rsid w:val="00034334"/>
    <w:rsid w:val="00035561"/>
    <w:rsid w:val="00037735"/>
    <w:rsid w:val="0003778C"/>
    <w:rsid w:val="00040249"/>
    <w:rsid w:val="00041CF7"/>
    <w:rsid w:val="000421F6"/>
    <w:rsid w:val="00042515"/>
    <w:rsid w:val="00042C53"/>
    <w:rsid w:val="00042D24"/>
    <w:rsid w:val="00045068"/>
    <w:rsid w:val="00045414"/>
    <w:rsid w:val="00045C73"/>
    <w:rsid w:val="0004615F"/>
    <w:rsid w:val="00046F33"/>
    <w:rsid w:val="00047058"/>
    <w:rsid w:val="0004722E"/>
    <w:rsid w:val="00047AA0"/>
    <w:rsid w:val="00047DFC"/>
    <w:rsid w:val="000527C0"/>
    <w:rsid w:val="00053EE5"/>
    <w:rsid w:val="00055878"/>
    <w:rsid w:val="000560D6"/>
    <w:rsid w:val="0005656B"/>
    <w:rsid w:val="00056A6D"/>
    <w:rsid w:val="00060FDF"/>
    <w:rsid w:val="00062AF4"/>
    <w:rsid w:val="00062BC7"/>
    <w:rsid w:val="00062C34"/>
    <w:rsid w:val="00063EC7"/>
    <w:rsid w:val="00064336"/>
    <w:rsid w:val="0006520D"/>
    <w:rsid w:val="000655FB"/>
    <w:rsid w:val="00065B57"/>
    <w:rsid w:val="00066672"/>
    <w:rsid w:val="000670C8"/>
    <w:rsid w:val="00067B67"/>
    <w:rsid w:val="00070606"/>
    <w:rsid w:val="0007094D"/>
    <w:rsid w:val="00070B59"/>
    <w:rsid w:val="000710E1"/>
    <w:rsid w:val="000719C9"/>
    <w:rsid w:val="00071A48"/>
    <w:rsid w:val="00072518"/>
    <w:rsid w:val="00072589"/>
    <w:rsid w:val="000728D4"/>
    <w:rsid w:val="00073CE6"/>
    <w:rsid w:val="00074A5F"/>
    <w:rsid w:val="00074A7C"/>
    <w:rsid w:val="000757C2"/>
    <w:rsid w:val="00075F6C"/>
    <w:rsid w:val="00076631"/>
    <w:rsid w:val="00077E05"/>
    <w:rsid w:val="00080619"/>
    <w:rsid w:val="00080BC8"/>
    <w:rsid w:val="00080D3B"/>
    <w:rsid w:val="00080D72"/>
    <w:rsid w:val="00081044"/>
    <w:rsid w:val="00081A19"/>
    <w:rsid w:val="00082743"/>
    <w:rsid w:val="00082ADD"/>
    <w:rsid w:val="00082B29"/>
    <w:rsid w:val="00083334"/>
    <w:rsid w:val="00083400"/>
    <w:rsid w:val="00084096"/>
    <w:rsid w:val="00084897"/>
    <w:rsid w:val="0008589D"/>
    <w:rsid w:val="00085CF8"/>
    <w:rsid w:val="00087481"/>
    <w:rsid w:val="00087D95"/>
    <w:rsid w:val="00091725"/>
    <w:rsid w:val="00093237"/>
    <w:rsid w:val="0009413B"/>
    <w:rsid w:val="00095825"/>
    <w:rsid w:val="00095B47"/>
    <w:rsid w:val="00095CEC"/>
    <w:rsid w:val="000963D2"/>
    <w:rsid w:val="00096401"/>
    <w:rsid w:val="00097DD5"/>
    <w:rsid w:val="00097F10"/>
    <w:rsid w:val="000A1273"/>
    <w:rsid w:val="000A1936"/>
    <w:rsid w:val="000A19FB"/>
    <w:rsid w:val="000A1BAB"/>
    <w:rsid w:val="000A2054"/>
    <w:rsid w:val="000A2D29"/>
    <w:rsid w:val="000A30DA"/>
    <w:rsid w:val="000A3101"/>
    <w:rsid w:val="000A3203"/>
    <w:rsid w:val="000A37F3"/>
    <w:rsid w:val="000A5A82"/>
    <w:rsid w:val="000A63E1"/>
    <w:rsid w:val="000A6C55"/>
    <w:rsid w:val="000A7FFA"/>
    <w:rsid w:val="000B215C"/>
    <w:rsid w:val="000B30BB"/>
    <w:rsid w:val="000B62B6"/>
    <w:rsid w:val="000B6D42"/>
    <w:rsid w:val="000B73EB"/>
    <w:rsid w:val="000B7B10"/>
    <w:rsid w:val="000B7D1B"/>
    <w:rsid w:val="000C004A"/>
    <w:rsid w:val="000C04A8"/>
    <w:rsid w:val="000C0A60"/>
    <w:rsid w:val="000C18B3"/>
    <w:rsid w:val="000C1A2F"/>
    <w:rsid w:val="000C35CB"/>
    <w:rsid w:val="000C5211"/>
    <w:rsid w:val="000C68E8"/>
    <w:rsid w:val="000C6CAA"/>
    <w:rsid w:val="000D0551"/>
    <w:rsid w:val="000D088A"/>
    <w:rsid w:val="000D3496"/>
    <w:rsid w:val="000D3613"/>
    <w:rsid w:val="000D377D"/>
    <w:rsid w:val="000D44D0"/>
    <w:rsid w:val="000D48C6"/>
    <w:rsid w:val="000D4A0A"/>
    <w:rsid w:val="000D6FDD"/>
    <w:rsid w:val="000E011E"/>
    <w:rsid w:val="000E0DA2"/>
    <w:rsid w:val="000E17A7"/>
    <w:rsid w:val="000E24F5"/>
    <w:rsid w:val="000E2D42"/>
    <w:rsid w:val="000E2F95"/>
    <w:rsid w:val="000E3BA0"/>
    <w:rsid w:val="000E3F28"/>
    <w:rsid w:val="000E4664"/>
    <w:rsid w:val="000E55CA"/>
    <w:rsid w:val="000E5934"/>
    <w:rsid w:val="000E726A"/>
    <w:rsid w:val="000E742E"/>
    <w:rsid w:val="000F0BA4"/>
    <w:rsid w:val="000F0FEA"/>
    <w:rsid w:val="000F16F6"/>
    <w:rsid w:val="000F2F7D"/>
    <w:rsid w:val="000F36FE"/>
    <w:rsid w:val="000F461A"/>
    <w:rsid w:val="000F4F67"/>
    <w:rsid w:val="000F5394"/>
    <w:rsid w:val="000F63E1"/>
    <w:rsid w:val="000F7C77"/>
    <w:rsid w:val="0010027D"/>
    <w:rsid w:val="0010066D"/>
    <w:rsid w:val="00100D90"/>
    <w:rsid w:val="00101501"/>
    <w:rsid w:val="001022F4"/>
    <w:rsid w:val="0010278E"/>
    <w:rsid w:val="00102B76"/>
    <w:rsid w:val="001035DF"/>
    <w:rsid w:val="00103C89"/>
    <w:rsid w:val="00106AEC"/>
    <w:rsid w:val="00107D57"/>
    <w:rsid w:val="001105CA"/>
    <w:rsid w:val="001125A5"/>
    <w:rsid w:val="00112C45"/>
    <w:rsid w:val="00112C53"/>
    <w:rsid w:val="00112F3F"/>
    <w:rsid w:val="00114E58"/>
    <w:rsid w:val="00115152"/>
    <w:rsid w:val="00115786"/>
    <w:rsid w:val="00116B3C"/>
    <w:rsid w:val="00116C86"/>
    <w:rsid w:val="001176AC"/>
    <w:rsid w:val="00117B6A"/>
    <w:rsid w:val="00120A88"/>
    <w:rsid w:val="00120AF8"/>
    <w:rsid w:val="00121852"/>
    <w:rsid w:val="00121E4C"/>
    <w:rsid w:val="001221BD"/>
    <w:rsid w:val="0012231C"/>
    <w:rsid w:val="00122510"/>
    <w:rsid w:val="001226D3"/>
    <w:rsid w:val="00122826"/>
    <w:rsid w:val="00123440"/>
    <w:rsid w:val="0012370A"/>
    <w:rsid w:val="00124899"/>
    <w:rsid w:val="00124FC5"/>
    <w:rsid w:val="00125571"/>
    <w:rsid w:val="00125889"/>
    <w:rsid w:val="00127DA5"/>
    <w:rsid w:val="001300E2"/>
    <w:rsid w:val="00130472"/>
    <w:rsid w:val="001304E0"/>
    <w:rsid w:val="0013054B"/>
    <w:rsid w:val="001336F3"/>
    <w:rsid w:val="00133BCA"/>
    <w:rsid w:val="00134412"/>
    <w:rsid w:val="0013469B"/>
    <w:rsid w:val="0013482E"/>
    <w:rsid w:val="00135B8B"/>
    <w:rsid w:val="00135D36"/>
    <w:rsid w:val="00136BFE"/>
    <w:rsid w:val="001376D7"/>
    <w:rsid w:val="00141F8E"/>
    <w:rsid w:val="00142822"/>
    <w:rsid w:val="001438A0"/>
    <w:rsid w:val="001439FD"/>
    <w:rsid w:val="00143AC3"/>
    <w:rsid w:val="00144FF9"/>
    <w:rsid w:val="001451BE"/>
    <w:rsid w:val="00146EE4"/>
    <w:rsid w:val="001470A9"/>
    <w:rsid w:val="0014746F"/>
    <w:rsid w:val="001502A6"/>
    <w:rsid w:val="00150896"/>
    <w:rsid w:val="00151ABF"/>
    <w:rsid w:val="001528B8"/>
    <w:rsid w:val="00154079"/>
    <w:rsid w:val="001548B5"/>
    <w:rsid w:val="001548D2"/>
    <w:rsid w:val="001561F1"/>
    <w:rsid w:val="001573C6"/>
    <w:rsid w:val="00157884"/>
    <w:rsid w:val="001605FD"/>
    <w:rsid w:val="00160DFA"/>
    <w:rsid w:val="00161058"/>
    <w:rsid w:val="0016124B"/>
    <w:rsid w:val="0016216A"/>
    <w:rsid w:val="00162EBF"/>
    <w:rsid w:val="001645C5"/>
    <w:rsid w:val="00164EAF"/>
    <w:rsid w:val="00165372"/>
    <w:rsid w:val="00166499"/>
    <w:rsid w:val="00167662"/>
    <w:rsid w:val="001678E8"/>
    <w:rsid w:val="00170095"/>
    <w:rsid w:val="00171392"/>
    <w:rsid w:val="001717A1"/>
    <w:rsid w:val="00171DD4"/>
    <w:rsid w:val="00172013"/>
    <w:rsid w:val="00172623"/>
    <w:rsid w:val="00172ADA"/>
    <w:rsid w:val="0017351A"/>
    <w:rsid w:val="00173A60"/>
    <w:rsid w:val="00173CDC"/>
    <w:rsid w:val="0017403D"/>
    <w:rsid w:val="001750CF"/>
    <w:rsid w:val="00175CB4"/>
    <w:rsid w:val="00176AF0"/>
    <w:rsid w:val="001777C6"/>
    <w:rsid w:val="0018066F"/>
    <w:rsid w:val="00180E7A"/>
    <w:rsid w:val="0018144D"/>
    <w:rsid w:val="00181CF3"/>
    <w:rsid w:val="00181D55"/>
    <w:rsid w:val="001831ED"/>
    <w:rsid w:val="00183BE3"/>
    <w:rsid w:val="0018553F"/>
    <w:rsid w:val="0018578F"/>
    <w:rsid w:val="001867B5"/>
    <w:rsid w:val="00187257"/>
    <w:rsid w:val="001908B6"/>
    <w:rsid w:val="00190A2B"/>
    <w:rsid w:val="00190C88"/>
    <w:rsid w:val="00194501"/>
    <w:rsid w:val="00196177"/>
    <w:rsid w:val="00196895"/>
    <w:rsid w:val="00196AEB"/>
    <w:rsid w:val="00196B68"/>
    <w:rsid w:val="00196F0E"/>
    <w:rsid w:val="0019704A"/>
    <w:rsid w:val="001970EB"/>
    <w:rsid w:val="001A0159"/>
    <w:rsid w:val="001A02E0"/>
    <w:rsid w:val="001A0990"/>
    <w:rsid w:val="001A1FAA"/>
    <w:rsid w:val="001A209F"/>
    <w:rsid w:val="001A41BD"/>
    <w:rsid w:val="001A5153"/>
    <w:rsid w:val="001A5726"/>
    <w:rsid w:val="001A62F6"/>
    <w:rsid w:val="001A64F6"/>
    <w:rsid w:val="001A6C2A"/>
    <w:rsid w:val="001A6E5E"/>
    <w:rsid w:val="001A7003"/>
    <w:rsid w:val="001B0080"/>
    <w:rsid w:val="001B042A"/>
    <w:rsid w:val="001B0F42"/>
    <w:rsid w:val="001B11EE"/>
    <w:rsid w:val="001B3025"/>
    <w:rsid w:val="001B30AC"/>
    <w:rsid w:val="001B33CB"/>
    <w:rsid w:val="001B45BA"/>
    <w:rsid w:val="001B45FF"/>
    <w:rsid w:val="001B66CB"/>
    <w:rsid w:val="001B764F"/>
    <w:rsid w:val="001B7F0D"/>
    <w:rsid w:val="001C087D"/>
    <w:rsid w:val="001C1804"/>
    <w:rsid w:val="001C2830"/>
    <w:rsid w:val="001C31FE"/>
    <w:rsid w:val="001C384B"/>
    <w:rsid w:val="001C5AC9"/>
    <w:rsid w:val="001C6B29"/>
    <w:rsid w:val="001C75B4"/>
    <w:rsid w:val="001C7986"/>
    <w:rsid w:val="001C7E78"/>
    <w:rsid w:val="001D0DDD"/>
    <w:rsid w:val="001D16E4"/>
    <w:rsid w:val="001D22E7"/>
    <w:rsid w:val="001D24A4"/>
    <w:rsid w:val="001D253C"/>
    <w:rsid w:val="001D27E2"/>
    <w:rsid w:val="001D391A"/>
    <w:rsid w:val="001D3B28"/>
    <w:rsid w:val="001D533C"/>
    <w:rsid w:val="001D5BDA"/>
    <w:rsid w:val="001D5DAF"/>
    <w:rsid w:val="001D6DDD"/>
    <w:rsid w:val="001D71F8"/>
    <w:rsid w:val="001D730F"/>
    <w:rsid w:val="001E2699"/>
    <w:rsid w:val="001E29EB"/>
    <w:rsid w:val="001E44EE"/>
    <w:rsid w:val="001E6292"/>
    <w:rsid w:val="001E74CE"/>
    <w:rsid w:val="001E7BD0"/>
    <w:rsid w:val="001F11BD"/>
    <w:rsid w:val="001F154E"/>
    <w:rsid w:val="001F315D"/>
    <w:rsid w:val="001F3605"/>
    <w:rsid w:val="001F3E14"/>
    <w:rsid w:val="001F4068"/>
    <w:rsid w:val="001F4577"/>
    <w:rsid w:val="001F6827"/>
    <w:rsid w:val="001F6FEB"/>
    <w:rsid w:val="001F7CBB"/>
    <w:rsid w:val="00200302"/>
    <w:rsid w:val="0020183E"/>
    <w:rsid w:val="00201E4F"/>
    <w:rsid w:val="00202EB5"/>
    <w:rsid w:val="00203AD1"/>
    <w:rsid w:val="00204A3F"/>
    <w:rsid w:val="00205B3D"/>
    <w:rsid w:val="00205D07"/>
    <w:rsid w:val="00206173"/>
    <w:rsid w:val="00207485"/>
    <w:rsid w:val="002077A1"/>
    <w:rsid w:val="0020780E"/>
    <w:rsid w:val="0021016A"/>
    <w:rsid w:val="00210F64"/>
    <w:rsid w:val="002121C8"/>
    <w:rsid w:val="00212A86"/>
    <w:rsid w:val="0021333F"/>
    <w:rsid w:val="00214149"/>
    <w:rsid w:val="00215050"/>
    <w:rsid w:val="0021531F"/>
    <w:rsid w:val="00216466"/>
    <w:rsid w:val="00216C93"/>
    <w:rsid w:val="002170F8"/>
    <w:rsid w:val="00217277"/>
    <w:rsid w:val="00217346"/>
    <w:rsid w:val="0021752D"/>
    <w:rsid w:val="00217A7E"/>
    <w:rsid w:val="00217CD6"/>
    <w:rsid w:val="0022035C"/>
    <w:rsid w:val="00220416"/>
    <w:rsid w:val="002205AB"/>
    <w:rsid w:val="00220722"/>
    <w:rsid w:val="00220A53"/>
    <w:rsid w:val="002210C1"/>
    <w:rsid w:val="00221EC8"/>
    <w:rsid w:val="002234AB"/>
    <w:rsid w:val="00223F1D"/>
    <w:rsid w:val="002257F0"/>
    <w:rsid w:val="002259DD"/>
    <w:rsid w:val="00226946"/>
    <w:rsid w:val="00227981"/>
    <w:rsid w:val="00227E4E"/>
    <w:rsid w:val="00227F01"/>
    <w:rsid w:val="00231769"/>
    <w:rsid w:val="0023351A"/>
    <w:rsid w:val="00234811"/>
    <w:rsid w:val="0023589A"/>
    <w:rsid w:val="00236D9A"/>
    <w:rsid w:val="002371C4"/>
    <w:rsid w:val="002379BE"/>
    <w:rsid w:val="00240E77"/>
    <w:rsid w:val="00241036"/>
    <w:rsid w:val="00241648"/>
    <w:rsid w:val="002417F3"/>
    <w:rsid w:val="002419B2"/>
    <w:rsid w:val="00241F47"/>
    <w:rsid w:val="002423E0"/>
    <w:rsid w:val="00242BCC"/>
    <w:rsid w:val="002434E2"/>
    <w:rsid w:val="00244724"/>
    <w:rsid w:val="002455CF"/>
    <w:rsid w:val="0024564C"/>
    <w:rsid w:val="002464E9"/>
    <w:rsid w:val="00246536"/>
    <w:rsid w:val="00247241"/>
    <w:rsid w:val="00250A77"/>
    <w:rsid w:val="002510AD"/>
    <w:rsid w:val="00251BE6"/>
    <w:rsid w:val="0025209B"/>
    <w:rsid w:val="002529AB"/>
    <w:rsid w:val="00253185"/>
    <w:rsid w:val="00253D4F"/>
    <w:rsid w:val="00254F8F"/>
    <w:rsid w:val="00255A0D"/>
    <w:rsid w:val="00255A14"/>
    <w:rsid w:val="00256295"/>
    <w:rsid w:val="00256996"/>
    <w:rsid w:val="00256D34"/>
    <w:rsid w:val="0025772C"/>
    <w:rsid w:val="00260532"/>
    <w:rsid w:val="0026325E"/>
    <w:rsid w:val="00264195"/>
    <w:rsid w:val="00264613"/>
    <w:rsid w:val="0026501C"/>
    <w:rsid w:val="00266A96"/>
    <w:rsid w:val="002670A2"/>
    <w:rsid w:val="00267CD5"/>
    <w:rsid w:val="00271466"/>
    <w:rsid w:val="002715C5"/>
    <w:rsid w:val="00271D2C"/>
    <w:rsid w:val="00273188"/>
    <w:rsid w:val="00273C47"/>
    <w:rsid w:val="00273CA8"/>
    <w:rsid w:val="00274069"/>
    <w:rsid w:val="00274390"/>
    <w:rsid w:val="002745D0"/>
    <w:rsid w:val="00275797"/>
    <w:rsid w:val="00275D97"/>
    <w:rsid w:val="002764A9"/>
    <w:rsid w:val="00276B15"/>
    <w:rsid w:val="002777AF"/>
    <w:rsid w:val="00280F34"/>
    <w:rsid w:val="002814C3"/>
    <w:rsid w:val="00281D6D"/>
    <w:rsid w:val="00281DB3"/>
    <w:rsid w:val="00282A3C"/>
    <w:rsid w:val="00282A88"/>
    <w:rsid w:val="0028406D"/>
    <w:rsid w:val="002844F0"/>
    <w:rsid w:val="00284749"/>
    <w:rsid w:val="002849B5"/>
    <w:rsid w:val="00285425"/>
    <w:rsid w:val="00285A9C"/>
    <w:rsid w:val="00285CBA"/>
    <w:rsid w:val="00286808"/>
    <w:rsid w:val="00286B19"/>
    <w:rsid w:val="00287F49"/>
    <w:rsid w:val="0029032C"/>
    <w:rsid w:val="0029176D"/>
    <w:rsid w:val="002930ED"/>
    <w:rsid w:val="0029724B"/>
    <w:rsid w:val="00297C6F"/>
    <w:rsid w:val="002A02DC"/>
    <w:rsid w:val="002A0DF7"/>
    <w:rsid w:val="002A15C4"/>
    <w:rsid w:val="002A17AB"/>
    <w:rsid w:val="002A3199"/>
    <w:rsid w:val="002A31F2"/>
    <w:rsid w:val="002A3644"/>
    <w:rsid w:val="002A3842"/>
    <w:rsid w:val="002A3DE7"/>
    <w:rsid w:val="002A49EB"/>
    <w:rsid w:val="002A530F"/>
    <w:rsid w:val="002A6D73"/>
    <w:rsid w:val="002A72F8"/>
    <w:rsid w:val="002A758A"/>
    <w:rsid w:val="002A763C"/>
    <w:rsid w:val="002A7EC9"/>
    <w:rsid w:val="002B1344"/>
    <w:rsid w:val="002B1CE7"/>
    <w:rsid w:val="002B23C8"/>
    <w:rsid w:val="002B2C02"/>
    <w:rsid w:val="002B32BF"/>
    <w:rsid w:val="002B3D83"/>
    <w:rsid w:val="002B451D"/>
    <w:rsid w:val="002B5BBD"/>
    <w:rsid w:val="002B5D3B"/>
    <w:rsid w:val="002B5EA6"/>
    <w:rsid w:val="002B6266"/>
    <w:rsid w:val="002B7615"/>
    <w:rsid w:val="002B7FB8"/>
    <w:rsid w:val="002C0D19"/>
    <w:rsid w:val="002C1428"/>
    <w:rsid w:val="002C1BDF"/>
    <w:rsid w:val="002C1FC8"/>
    <w:rsid w:val="002C2280"/>
    <w:rsid w:val="002C2EF8"/>
    <w:rsid w:val="002C2FD7"/>
    <w:rsid w:val="002C3050"/>
    <w:rsid w:val="002C3852"/>
    <w:rsid w:val="002C3EED"/>
    <w:rsid w:val="002C5DB9"/>
    <w:rsid w:val="002C6145"/>
    <w:rsid w:val="002D01EF"/>
    <w:rsid w:val="002D0FEA"/>
    <w:rsid w:val="002D123A"/>
    <w:rsid w:val="002D267E"/>
    <w:rsid w:val="002D2A28"/>
    <w:rsid w:val="002D2C53"/>
    <w:rsid w:val="002D2EEF"/>
    <w:rsid w:val="002D3188"/>
    <w:rsid w:val="002D4462"/>
    <w:rsid w:val="002D463B"/>
    <w:rsid w:val="002D58E5"/>
    <w:rsid w:val="002D6632"/>
    <w:rsid w:val="002D6F23"/>
    <w:rsid w:val="002D78DA"/>
    <w:rsid w:val="002D7B87"/>
    <w:rsid w:val="002D7E39"/>
    <w:rsid w:val="002E02C8"/>
    <w:rsid w:val="002E04CB"/>
    <w:rsid w:val="002E0C8F"/>
    <w:rsid w:val="002E1172"/>
    <w:rsid w:val="002E2010"/>
    <w:rsid w:val="002E2EF3"/>
    <w:rsid w:val="002E4316"/>
    <w:rsid w:val="002E454F"/>
    <w:rsid w:val="002E49E4"/>
    <w:rsid w:val="002E4EB3"/>
    <w:rsid w:val="002E526B"/>
    <w:rsid w:val="002E5593"/>
    <w:rsid w:val="002E5EAC"/>
    <w:rsid w:val="002E62BC"/>
    <w:rsid w:val="002E63AF"/>
    <w:rsid w:val="002E693A"/>
    <w:rsid w:val="002E6FE4"/>
    <w:rsid w:val="002F0C5C"/>
    <w:rsid w:val="002F108E"/>
    <w:rsid w:val="002F13C5"/>
    <w:rsid w:val="002F1F4B"/>
    <w:rsid w:val="002F21C1"/>
    <w:rsid w:val="002F32C7"/>
    <w:rsid w:val="002F3ABD"/>
    <w:rsid w:val="002F3DE2"/>
    <w:rsid w:val="002F4588"/>
    <w:rsid w:val="002F672E"/>
    <w:rsid w:val="002F7B36"/>
    <w:rsid w:val="0030165F"/>
    <w:rsid w:val="00301FBB"/>
    <w:rsid w:val="0030287A"/>
    <w:rsid w:val="00303028"/>
    <w:rsid w:val="00303F1B"/>
    <w:rsid w:val="0030549F"/>
    <w:rsid w:val="00305926"/>
    <w:rsid w:val="00305A23"/>
    <w:rsid w:val="003101F8"/>
    <w:rsid w:val="00311425"/>
    <w:rsid w:val="003118BE"/>
    <w:rsid w:val="00312E79"/>
    <w:rsid w:val="0031488D"/>
    <w:rsid w:val="00315ABD"/>
    <w:rsid w:val="00316296"/>
    <w:rsid w:val="003166E6"/>
    <w:rsid w:val="00316A6B"/>
    <w:rsid w:val="003176C0"/>
    <w:rsid w:val="00320FAF"/>
    <w:rsid w:val="0032165A"/>
    <w:rsid w:val="00322989"/>
    <w:rsid w:val="00323F70"/>
    <w:rsid w:val="00324D92"/>
    <w:rsid w:val="00325499"/>
    <w:rsid w:val="003264CE"/>
    <w:rsid w:val="003273CB"/>
    <w:rsid w:val="00327424"/>
    <w:rsid w:val="00327796"/>
    <w:rsid w:val="003277E7"/>
    <w:rsid w:val="003309DA"/>
    <w:rsid w:val="00331EAF"/>
    <w:rsid w:val="00332F4F"/>
    <w:rsid w:val="0033482B"/>
    <w:rsid w:val="0033502E"/>
    <w:rsid w:val="003351D4"/>
    <w:rsid w:val="00335A48"/>
    <w:rsid w:val="00337019"/>
    <w:rsid w:val="00340479"/>
    <w:rsid w:val="003408F5"/>
    <w:rsid w:val="00341D65"/>
    <w:rsid w:val="00342851"/>
    <w:rsid w:val="00342B2D"/>
    <w:rsid w:val="00343EA4"/>
    <w:rsid w:val="00344E7B"/>
    <w:rsid w:val="003472B2"/>
    <w:rsid w:val="0035001D"/>
    <w:rsid w:val="003500B5"/>
    <w:rsid w:val="003505CA"/>
    <w:rsid w:val="0035077D"/>
    <w:rsid w:val="00350853"/>
    <w:rsid w:val="0035159F"/>
    <w:rsid w:val="0035218C"/>
    <w:rsid w:val="00352E1F"/>
    <w:rsid w:val="00353130"/>
    <w:rsid w:val="003541BF"/>
    <w:rsid w:val="0035424D"/>
    <w:rsid w:val="0035448D"/>
    <w:rsid w:val="0035530E"/>
    <w:rsid w:val="00355575"/>
    <w:rsid w:val="003559A8"/>
    <w:rsid w:val="00356E6B"/>
    <w:rsid w:val="00357F98"/>
    <w:rsid w:val="00360654"/>
    <w:rsid w:val="003609D3"/>
    <w:rsid w:val="00360C21"/>
    <w:rsid w:val="00361542"/>
    <w:rsid w:val="00363944"/>
    <w:rsid w:val="00363AF3"/>
    <w:rsid w:val="00363CDF"/>
    <w:rsid w:val="003642FF"/>
    <w:rsid w:val="00365810"/>
    <w:rsid w:val="00365C2A"/>
    <w:rsid w:val="00366128"/>
    <w:rsid w:val="00367561"/>
    <w:rsid w:val="00371EDC"/>
    <w:rsid w:val="00372473"/>
    <w:rsid w:val="00373175"/>
    <w:rsid w:val="0037341C"/>
    <w:rsid w:val="00373D66"/>
    <w:rsid w:val="00374196"/>
    <w:rsid w:val="00374753"/>
    <w:rsid w:val="00374CF2"/>
    <w:rsid w:val="0037501B"/>
    <w:rsid w:val="00375349"/>
    <w:rsid w:val="00376069"/>
    <w:rsid w:val="00376106"/>
    <w:rsid w:val="00377142"/>
    <w:rsid w:val="0037795C"/>
    <w:rsid w:val="00377AD8"/>
    <w:rsid w:val="00380009"/>
    <w:rsid w:val="00380744"/>
    <w:rsid w:val="00380C4B"/>
    <w:rsid w:val="00381599"/>
    <w:rsid w:val="0038166A"/>
    <w:rsid w:val="003828E0"/>
    <w:rsid w:val="003837A6"/>
    <w:rsid w:val="00383B51"/>
    <w:rsid w:val="003900F8"/>
    <w:rsid w:val="0039064D"/>
    <w:rsid w:val="003911A8"/>
    <w:rsid w:val="0039159A"/>
    <w:rsid w:val="00391D07"/>
    <w:rsid w:val="00394982"/>
    <w:rsid w:val="00394A47"/>
    <w:rsid w:val="00394FA1"/>
    <w:rsid w:val="003956A7"/>
    <w:rsid w:val="00396342"/>
    <w:rsid w:val="00396449"/>
    <w:rsid w:val="0039768C"/>
    <w:rsid w:val="003978A2"/>
    <w:rsid w:val="00397DD6"/>
    <w:rsid w:val="00397E48"/>
    <w:rsid w:val="003A1691"/>
    <w:rsid w:val="003A1A5D"/>
    <w:rsid w:val="003A1B12"/>
    <w:rsid w:val="003A22B8"/>
    <w:rsid w:val="003A34CF"/>
    <w:rsid w:val="003A3898"/>
    <w:rsid w:val="003A444E"/>
    <w:rsid w:val="003A4550"/>
    <w:rsid w:val="003A50B6"/>
    <w:rsid w:val="003A55AD"/>
    <w:rsid w:val="003A5B60"/>
    <w:rsid w:val="003B138F"/>
    <w:rsid w:val="003B1937"/>
    <w:rsid w:val="003B21C3"/>
    <w:rsid w:val="003B3457"/>
    <w:rsid w:val="003B3FDA"/>
    <w:rsid w:val="003B5573"/>
    <w:rsid w:val="003B7432"/>
    <w:rsid w:val="003C3760"/>
    <w:rsid w:val="003C4B7B"/>
    <w:rsid w:val="003C556D"/>
    <w:rsid w:val="003C62D3"/>
    <w:rsid w:val="003D1208"/>
    <w:rsid w:val="003D1ED3"/>
    <w:rsid w:val="003D2FC4"/>
    <w:rsid w:val="003D3112"/>
    <w:rsid w:val="003D47B4"/>
    <w:rsid w:val="003D4FA3"/>
    <w:rsid w:val="003D58FC"/>
    <w:rsid w:val="003D5994"/>
    <w:rsid w:val="003D6D69"/>
    <w:rsid w:val="003D75B4"/>
    <w:rsid w:val="003D7715"/>
    <w:rsid w:val="003E11C3"/>
    <w:rsid w:val="003E1CFA"/>
    <w:rsid w:val="003E3A29"/>
    <w:rsid w:val="003E4704"/>
    <w:rsid w:val="003E4A4E"/>
    <w:rsid w:val="003E6687"/>
    <w:rsid w:val="003E6F1F"/>
    <w:rsid w:val="003E74DB"/>
    <w:rsid w:val="003F1CE7"/>
    <w:rsid w:val="003F2CC2"/>
    <w:rsid w:val="003F3B18"/>
    <w:rsid w:val="003F467B"/>
    <w:rsid w:val="003F7B83"/>
    <w:rsid w:val="004001D4"/>
    <w:rsid w:val="00401D80"/>
    <w:rsid w:val="00402223"/>
    <w:rsid w:val="004034C9"/>
    <w:rsid w:val="00403C2D"/>
    <w:rsid w:val="00403D75"/>
    <w:rsid w:val="00404910"/>
    <w:rsid w:val="00404D94"/>
    <w:rsid w:val="00406795"/>
    <w:rsid w:val="00407213"/>
    <w:rsid w:val="00407E6B"/>
    <w:rsid w:val="00410729"/>
    <w:rsid w:val="004120A5"/>
    <w:rsid w:val="00412BE3"/>
    <w:rsid w:val="00412DB7"/>
    <w:rsid w:val="0041315A"/>
    <w:rsid w:val="00413689"/>
    <w:rsid w:val="00413C49"/>
    <w:rsid w:val="004148CC"/>
    <w:rsid w:val="00414C70"/>
    <w:rsid w:val="004167CB"/>
    <w:rsid w:val="00417421"/>
    <w:rsid w:val="00421372"/>
    <w:rsid w:val="00421B44"/>
    <w:rsid w:val="004221D2"/>
    <w:rsid w:val="00422A57"/>
    <w:rsid w:val="0042500D"/>
    <w:rsid w:val="00425289"/>
    <w:rsid w:val="00425636"/>
    <w:rsid w:val="00425873"/>
    <w:rsid w:val="00425A94"/>
    <w:rsid w:val="00426125"/>
    <w:rsid w:val="00426228"/>
    <w:rsid w:val="00430195"/>
    <w:rsid w:val="004307CA"/>
    <w:rsid w:val="00430EDF"/>
    <w:rsid w:val="00431012"/>
    <w:rsid w:val="00432086"/>
    <w:rsid w:val="004328CF"/>
    <w:rsid w:val="00433B8C"/>
    <w:rsid w:val="0043465B"/>
    <w:rsid w:val="00434D5A"/>
    <w:rsid w:val="004354F8"/>
    <w:rsid w:val="0043687A"/>
    <w:rsid w:val="004379BE"/>
    <w:rsid w:val="00437DCF"/>
    <w:rsid w:val="004406ED"/>
    <w:rsid w:val="00440BBB"/>
    <w:rsid w:val="00441765"/>
    <w:rsid w:val="00441946"/>
    <w:rsid w:val="004437CB"/>
    <w:rsid w:val="004444F2"/>
    <w:rsid w:val="00444FBE"/>
    <w:rsid w:val="00445E68"/>
    <w:rsid w:val="004465D8"/>
    <w:rsid w:val="00447C86"/>
    <w:rsid w:val="00447EF0"/>
    <w:rsid w:val="00447FDA"/>
    <w:rsid w:val="004508F9"/>
    <w:rsid w:val="00450BDC"/>
    <w:rsid w:val="00450C2D"/>
    <w:rsid w:val="00450F2B"/>
    <w:rsid w:val="00451370"/>
    <w:rsid w:val="0045148E"/>
    <w:rsid w:val="00452719"/>
    <w:rsid w:val="00452771"/>
    <w:rsid w:val="004527B3"/>
    <w:rsid w:val="00452902"/>
    <w:rsid w:val="00453E03"/>
    <w:rsid w:val="00454081"/>
    <w:rsid w:val="00454A0A"/>
    <w:rsid w:val="00455C56"/>
    <w:rsid w:val="00456070"/>
    <w:rsid w:val="00456109"/>
    <w:rsid w:val="00457FFB"/>
    <w:rsid w:val="004612E2"/>
    <w:rsid w:val="00463772"/>
    <w:rsid w:val="0046478E"/>
    <w:rsid w:val="00464861"/>
    <w:rsid w:val="00464B72"/>
    <w:rsid w:val="00464E30"/>
    <w:rsid w:val="0046632E"/>
    <w:rsid w:val="00467C2E"/>
    <w:rsid w:val="00471AAD"/>
    <w:rsid w:val="00472292"/>
    <w:rsid w:val="00475091"/>
    <w:rsid w:val="00476469"/>
    <w:rsid w:val="004765D5"/>
    <w:rsid w:val="00477326"/>
    <w:rsid w:val="004778F3"/>
    <w:rsid w:val="00477C31"/>
    <w:rsid w:val="0048076A"/>
    <w:rsid w:val="004811D6"/>
    <w:rsid w:val="004825E0"/>
    <w:rsid w:val="00483168"/>
    <w:rsid w:val="004831F7"/>
    <w:rsid w:val="0048490A"/>
    <w:rsid w:val="00484C2C"/>
    <w:rsid w:val="004852C5"/>
    <w:rsid w:val="004853B8"/>
    <w:rsid w:val="0048683B"/>
    <w:rsid w:val="00486952"/>
    <w:rsid w:val="00486EDF"/>
    <w:rsid w:val="00487582"/>
    <w:rsid w:val="00487D3F"/>
    <w:rsid w:val="00487EF2"/>
    <w:rsid w:val="004917FA"/>
    <w:rsid w:val="00491C1E"/>
    <w:rsid w:val="00492008"/>
    <w:rsid w:val="00492043"/>
    <w:rsid w:val="004929C1"/>
    <w:rsid w:val="004933D2"/>
    <w:rsid w:val="0049667D"/>
    <w:rsid w:val="00497816"/>
    <w:rsid w:val="004A149A"/>
    <w:rsid w:val="004A2D2E"/>
    <w:rsid w:val="004A2E36"/>
    <w:rsid w:val="004A3C07"/>
    <w:rsid w:val="004A3F97"/>
    <w:rsid w:val="004A4290"/>
    <w:rsid w:val="004A5C7D"/>
    <w:rsid w:val="004A5E38"/>
    <w:rsid w:val="004A5EA2"/>
    <w:rsid w:val="004A65AF"/>
    <w:rsid w:val="004A6FBC"/>
    <w:rsid w:val="004B05D0"/>
    <w:rsid w:val="004B0E1A"/>
    <w:rsid w:val="004B1418"/>
    <w:rsid w:val="004B2121"/>
    <w:rsid w:val="004B3020"/>
    <w:rsid w:val="004B325A"/>
    <w:rsid w:val="004B373D"/>
    <w:rsid w:val="004B4195"/>
    <w:rsid w:val="004B4363"/>
    <w:rsid w:val="004B459A"/>
    <w:rsid w:val="004B535C"/>
    <w:rsid w:val="004B5F17"/>
    <w:rsid w:val="004B600F"/>
    <w:rsid w:val="004B61F7"/>
    <w:rsid w:val="004B6435"/>
    <w:rsid w:val="004B6763"/>
    <w:rsid w:val="004B7A0C"/>
    <w:rsid w:val="004C05C9"/>
    <w:rsid w:val="004C0C98"/>
    <w:rsid w:val="004C11C4"/>
    <w:rsid w:val="004C60E4"/>
    <w:rsid w:val="004C7974"/>
    <w:rsid w:val="004C7AA0"/>
    <w:rsid w:val="004C7D4F"/>
    <w:rsid w:val="004C7E9F"/>
    <w:rsid w:val="004D06C1"/>
    <w:rsid w:val="004D1E95"/>
    <w:rsid w:val="004D2646"/>
    <w:rsid w:val="004D3302"/>
    <w:rsid w:val="004D35BA"/>
    <w:rsid w:val="004D39C0"/>
    <w:rsid w:val="004D3D71"/>
    <w:rsid w:val="004D3F5D"/>
    <w:rsid w:val="004D53F0"/>
    <w:rsid w:val="004D6CBC"/>
    <w:rsid w:val="004D7121"/>
    <w:rsid w:val="004D788A"/>
    <w:rsid w:val="004D7B5C"/>
    <w:rsid w:val="004E0127"/>
    <w:rsid w:val="004E0264"/>
    <w:rsid w:val="004E03F2"/>
    <w:rsid w:val="004E070C"/>
    <w:rsid w:val="004E088B"/>
    <w:rsid w:val="004E0DD2"/>
    <w:rsid w:val="004E12AF"/>
    <w:rsid w:val="004E2091"/>
    <w:rsid w:val="004E21D6"/>
    <w:rsid w:val="004E36C1"/>
    <w:rsid w:val="004E373C"/>
    <w:rsid w:val="004E47E1"/>
    <w:rsid w:val="004E5789"/>
    <w:rsid w:val="004E5882"/>
    <w:rsid w:val="004F0075"/>
    <w:rsid w:val="004F12F8"/>
    <w:rsid w:val="004F155F"/>
    <w:rsid w:val="004F1772"/>
    <w:rsid w:val="004F19E8"/>
    <w:rsid w:val="004F259A"/>
    <w:rsid w:val="004F4800"/>
    <w:rsid w:val="004F4A82"/>
    <w:rsid w:val="004F6331"/>
    <w:rsid w:val="004F68FF"/>
    <w:rsid w:val="004F71B8"/>
    <w:rsid w:val="004F77B7"/>
    <w:rsid w:val="00501156"/>
    <w:rsid w:val="005018B6"/>
    <w:rsid w:val="005028E3"/>
    <w:rsid w:val="00502A6E"/>
    <w:rsid w:val="0050351D"/>
    <w:rsid w:val="00503B29"/>
    <w:rsid w:val="005047D5"/>
    <w:rsid w:val="00504D89"/>
    <w:rsid w:val="00505BE9"/>
    <w:rsid w:val="00505CC7"/>
    <w:rsid w:val="00506BDD"/>
    <w:rsid w:val="00510000"/>
    <w:rsid w:val="0051173F"/>
    <w:rsid w:val="00511911"/>
    <w:rsid w:val="00511D44"/>
    <w:rsid w:val="005124BA"/>
    <w:rsid w:val="00512632"/>
    <w:rsid w:val="00515C61"/>
    <w:rsid w:val="00516225"/>
    <w:rsid w:val="005163F8"/>
    <w:rsid w:val="00516420"/>
    <w:rsid w:val="005174F4"/>
    <w:rsid w:val="00521401"/>
    <w:rsid w:val="0052201F"/>
    <w:rsid w:val="00522C45"/>
    <w:rsid w:val="0052309C"/>
    <w:rsid w:val="00523F32"/>
    <w:rsid w:val="00525BE5"/>
    <w:rsid w:val="005261CE"/>
    <w:rsid w:val="005267FD"/>
    <w:rsid w:val="005273E9"/>
    <w:rsid w:val="00527629"/>
    <w:rsid w:val="005306CF"/>
    <w:rsid w:val="00530B12"/>
    <w:rsid w:val="00530B82"/>
    <w:rsid w:val="00530F77"/>
    <w:rsid w:val="005310BF"/>
    <w:rsid w:val="005316CB"/>
    <w:rsid w:val="005319C5"/>
    <w:rsid w:val="005325D7"/>
    <w:rsid w:val="005325FF"/>
    <w:rsid w:val="0053291D"/>
    <w:rsid w:val="00532F2C"/>
    <w:rsid w:val="00533421"/>
    <w:rsid w:val="00534D4C"/>
    <w:rsid w:val="0053503F"/>
    <w:rsid w:val="0053639C"/>
    <w:rsid w:val="0053682C"/>
    <w:rsid w:val="00536E00"/>
    <w:rsid w:val="00537987"/>
    <w:rsid w:val="00540247"/>
    <w:rsid w:val="005404B0"/>
    <w:rsid w:val="00541680"/>
    <w:rsid w:val="00542B17"/>
    <w:rsid w:val="00542D81"/>
    <w:rsid w:val="00543B57"/>
    <w:rsid w:val="00543CD1"/>
    <w:rsid w:val="005440D1"/>
    <w:rsid w:val="005454D8"/>
    <w:rsid w:val="00546989"/>
    <w:rsid w:val="00547181"/>
    <w:rsid w:val="00550390"/>
    <w:rsid w:val="005514AA"/>
    <w:rsid w:val="00552056"/>
    <w:rsid w:val="00552569"/>
    <w:rsid w:val="0055282E"/>
    <w:rsid w:val="00553BB5"/>
    <w:rsid w:val="00553E19"/>
    <w:rsid w:val="00553F7B"/>
    <w:rsid w:val="0055463F"/>
    <w:rsid w:val="00554948"/>
    <w:rsid w:val="005552D6"/>
    <w:rsid w:val="00555617"/>
    <w:rsid w:val="0055582E"/>
    <w:rsid w:val="0055694E"/>
    <w:rsid w:val="00556B4C"/>
    <w:rsid w:val="00556C67"/>
    <w:rsid w:val="00557430"/>
    <w:rsid w:val="00557EAA"/>
    <w:rsid w:val="0056040B"/>
    <w:rsid w:val="00560749"/>
    <w:rsid w:val="00563EA7"/>
    <w:rsid w:val="00565824"/>
    <w:rsid w:val="00566223"/>
    <w:rsid w:val="00566312"/>
    <w:rsid w:val="00566D99"/>
    <w:rsid w:val="0056728E"/>
    <w:rsid w:val="00567C78"/>
    <w:rsid w:val="005709DB"/>
    <w:rsid w:val="00570A77"/>
    <w:rsid w:val="00571D48"/>
    <w:rsid w:val="00572667"/>
    <w:rsid w:val="0057316D"/>
    <w:rsid w:val="0057366B"/>
    <w:rsid w:val="00573ECE"/>
    <w:rsid w:val="00574A98"/>
    <w:rsid w:val="0058047A"/>
    <w:rsid w:val="00580D69"/>
    <w:rsid w:val="00581ACF"/>
    <w:rsid w:val="00582A5B"/>
    <w:rsid w:val="0058332D"/>
    <w:rsid w:val="0058415E"/>
    <w:rsid w:val="005841A0"/>
    <w:rsid w:val="005847F7"/>
    <w:rsid w:val="005849B1"/>
    <w:rsid w:val="0058581D"/>
    <w:rsid w:val="005866AB"/>
    <w:rsid w:val="00586B6B"/>
    <w:rsid w:val="005878E9"/>
    <w:rsid w:val="00587B3B"/>
    <w:rsid w:val="00587FFD"/>
    <w:rsid w:val="005902B4"/>
    <w:rsid w:val="00590706"/>
    <w:rsid w:val="00591166"/>
    <w:rsid w:val="00591737"/>
    <w:rsid w:val="00591BB1"/>
    <w:rsid w:val="005926E2"/>
    <w:rsid w:val="00592BC0"/>
    <w:rsid w:val="00593399"/>
    <w:rsid w:val="00593641"/>
    <w:rsid w:val="0059568E"/>
    <w:rsid w:val="00595A23"/>
    <w:rsid w:val="00595D6B"/>
    <w:rsid w:val="005966E6"/>
    <w:rsid w:val="00596D64"/>
    <w:rsid w:val="005974D9"/>
    <w:rsid w:val="0059759F"/>
    <w:rsid w:val="005A0979"/>
    <w:rsid w:val="005A20E5"/>
    <w:rsid w:val="005A2210"/>
    <w:rsid w:val="005A3485"/>
    <w:rsid w:val="005A39DF"/>
    <w:rsid w:val="005A3F98"/>
    <w:rsid w:val="005A46B9"/>
    <w:rsid w:val="005A493A"/>
    <w:rsid w:val="005A55CE"/>
    <w:rsid w:val="005A581A"/>
    <w:rsid w:val="005A794B"/>
    <w:rsid w:val="005A7BC3"/>
    <w:rsid w:val="005A7C4E"/>
    <w:rsid w:val="005B0878"/>
    <w:rsid w:val="005B0A0B"/>
    <w:rsid w:val="005B0F3A"/>
    <w:rsid w:val="005B152F"/>
    <w:rsid w:val="005B1687"/>
    <w:rsid w:val="005B1A7C"/>
    <w:rsid w:val="005B3184"/>
    <w:rsid w:val="005B3421"/>
    <w:rsid w:val="005B3D34"/>
    <w:rsid w:val="005B3F35"/>
    <w:rsid w:val="005B421E"/>
    <w:rsid w:val="005B51E9"/>
    <w:rsid w:val="005B5A48"/>
    <w:rsid w:val="005B62EE"/>
    <w:rsid w:val="005B6471"/>
    <w:rsid w:val="005B6FCC"/>
    <w:rsid w:val="005C01D3"/>
    <w:rsid w:val="005C0260"/>
    <w:rsid w:val="005C0CA6"/>
    <w:rsid w:val="005C0EA4"/>
    <w:rsid w:val="005C1283"/>
    <w:rsid w:val="005C3399"/>
    <w:rsid w:val="005C4397"/>
    <w:rsid w:val="005C47F6"/>
    <w:rsid w:val="005C48B4"/>
    <w:rsid w:val="005C647C"/>
    <w:rsid w:val="005C6B87"/>
    <w:rsid w:val="005C7B96"/>
    <w:rsid w:val="005C7D7A"/>
    <w:rsid w:val="005C7EBA"/>
    <w:rsid w:val="005D2069"/>
    <w:rsid w:val="005D234E"/>
    <w:rsid w:val="005D23F7"/>
    <w:rsid w:val="005D297B"/>
    <w:rsid w:val="005D4065"/>
    <w:rsid w:val="005D4FBC"/>
    <w:rsid w:val="005D52CB"/>
    <w:rsid w:val="005D5600"/>
    <w:rsid w:val="005D7072"/>
    <w:rsid w:val="005E0DD6"/>
    <w:rsid w:val="005E1367"/>
    <w:rsid w:val="005E1383"/>
    <w:rsid w:val="005E1894"/>
    <w:rsid w:val="005E2862"/>
    <w:rsid w:val="005E3323"/>
    <w:rsid w:val="005E4302"/>
    <w:rsid w:val="005E4DEF"/>
    <w:rsid w:val="005E4FF8"/>
    <w:rsid w:val="005E5000"/>
    <w:rsid w:val="005E6DE0"/>
    <w:rsid w:val="005E7156"/>
    <w:rsid w:val="005E7E2A"/>
    <w:rsid w:val="005F0249"/>
    <w:rsid w:val="005F08C8"/>
    <w:rsid w:val="005F0ADA"/>
    <w:rsid w:val="005F185A"/>
    <w:rsid w:val="005F1ABD"/>
    <w:rsid w:val="005F3533"/>
    <w:rsid w:val="005F4FFD"/>
    <w:rsid w:val="005F58ED"/>
    <w:rsid w:val="005F5D84"/>
    <w:rsid w:val="005F6710"/>
    <w:rsid w:val="005F78C0"/>
    <w:rsid w:val="00601724"/>
    <w:rsid w:val="00601CD0"/>
    <w:rsid w:val="00602A36"/>
    <w:rsid w:val="006030DB"/>
    <w:rsid w:val="00603A08"/>
    <w:rsid w:val="00603C04"/>
    <w:rsid w:val="0060477C"/>
    <w:rsid w:val="00604F38"/>
    <w:rsid w:val="00605F34"/>
    <w:rsid w:val="00606217"/>
    <w:rsid w:val="0061004A"/>
    <w:rsid w:val="00610592"/>
    <w:rsid w:val="006108B0"/>
    <w:rsid w:val="00610C17"/>
    <w:rsid w:val="0061190E"/>
    <w:rsid w:val="00615C80"/>
    <w:rsid w:val="006163EA"/>
    <w:rsid w:val="00616A33"/>
    <w:rsid w:val="00622470"/>
    <w:rsid w:val="00623198"/>
    <w:rsid w:val="0062479C"/>
    <w:rsid w:val="00625CEA"/>
    <w:rsid w:val="00626A82"/>
    <w:rsid w:val="0062773C"/>
    <w:rsid w:val="00627812"/>
    <w:rsid w:val="006329FE"/>
    <w:rsid w:val="00633012"/>
    <w:rsid w:val="006330B9"/>
    <w:rsid w:val="00633261"/>
    <w:rsid w:val="0063392A"/>
    <w:rsid w:val="0063399F"/>
    <w:rsid w:val="00633C7A"/>
    <w:rsid w:val="0063445B"/>
    <w:rsid w:val="006363DC"/>
    <w:rsid w:val="00636A61"/>
    <w:rsid w:val="00637D5D"/>
    <w:rsid w:val="00637FBA"/>
    <w:rsid w:val="0064001F"/>
    <w:rsid w:val="00640D27"/>
    <w:rsid w:val="00640E93"/>
    <w:rsid w:val="00641A20"/>
    <w:rsid w:val="006423FC"/>
    <w:rsid w:val="00642924"/>
    <w:rsid w:val="00642A38"/>
    <w:rsid w:val="00642C32"/>
    <w:rsid w:val="00643CC6"/>
    <w:rsid w:val="006442F6"/>
    <w:rsid w:val="0064474D"/>
    <w:rsid w:val="00644778"/>
    <w:rsid w:val="0064524D"/>
    <w:rsid w:val="00645423"/>
    <w:rsid w:val="00645453"/>
    <w:rsid w:val="0064694F"/>
    <w:rsid w:val="00646A3A"/>
    <w:rsid w:val="00647BBE"/>
    <w:rsid w:val="00647C30"/>
    <w:rsid w:val="0065036F"/>
    <w:rsid w:val="0065103A"/>
    <w:rsid w:val="0065273E"/>
    <w:rsid w:val="00652977"/>
    <w:rsid w:val="00652F00"/>
    <w:rsid w:val="00653333"/>
    <w:rsid w:val="0065444A"/>
    <w:rsid w:val="00654796"/>
    <w:rsid w:val="00654873"/>
    <w:rsid w:val="00655133"/>
    <w:rsid w:val="00655C88"/>
    <w:rsid w:val="00655F6B"/>
    <w:rsid w:val="006579BD"/>
    <w:rsid w:val="00657D5B"/>
    <w:rsid w:val="006609F2"/>
    <w:rsid w:val="00660C7F"/>
    <w:rsid w:val="00661450"/>
    <w:rsid w:val="00661469"/>
    <w:rsid w:val="006615CE"/>
    <w:rsid w:val="0066291C"/>
    <w:rsid w:val="0066317F"/>
    <w:rsid w:val="00663244"/>
    <w:rsid w:val="006634F5"/>
    <w:rsid w:val="0066567C"/>
    <w:rsid w:val="00665C0D"/>
    <w:rsid w:val="00666E93"/>
    <w:rsid w:val="00666F10"/>
    <w:rsid w:val="00667D7B"/>
    <w:rsid w:val="00670BE6"/>
    <w:rsid w:val="00670CDF"/>
    <w:rsid w:val="00670FB1"/>
    <w:rsid w:val="00672057"/>
    <w:rsid w:val="0067267F"/>
    <w:rsid w:val="00672AB0"/>
    <w:rsid w:val="00672AEC"/>
    <w:rsid w:val="00672FE2"/>
    <w:rsid w:val="0067377C"/>
    <w:rsid w:val="0067542F"/>
    <w:rsid w:val="00675C6D"/>
    <w:rsid w:val="00675CD7"/>
    <w:rsid w:val="00675D96"/>
    <w:rsid w:val="00676370"/>
    <w:rsid w:val="00676FA4"/>
    <w:rsid w:val="006771EB"/>
    <w:rsid w:val="006805A8"/>
    <w:rsid w:val="0068086D"/>
    <w:rsid w:val="006814B8"/>
    <w:rsid w:val="00681E5C"/>
    <w:rsid w:val="006820D0"/>
    <w:rsid w:val="00682467"/>
    <w:rsid w:val="0068272D"/>
    <w:rsid w:val="006838BE"/>
    <w:rsid w:val="00684970"/>
    <w:rsid w:val="00684C23"/>
    <w:rsid w:val="00684F9E"/>
    <w:rsid w:val="006855B1"/>
    <w:rsid w:val="0068581E"/>
    <w:rsid w:val="00685F84"/>
    <w:rsid w:val="006861C4"/>
    <w:rsid w:val="00686A25"/>
    <w:rsid w:val="00687ABB"/>
    <w:rsid w:val="00692619"/>
    <w:rsid w:val="00692D02"/>
    <w:rsid w:val="00692D07"/>
    <w:rsid w:val="00692FA2"/>
    <w:rsid w:val="00693A5B"/>
    <w:rsid w:val="006944F9"/>
    <w:rsid w:val="006948D3"/>
    <w:rsid w:val="00694EAE"/>
    <w:rsid w:val="00695447"/>
    <w:rsid w:val="006961ED"/>
    <w:rsid w:val="006963C7"/>
    <w:rsid w:val="00696694"/>
    <w:rsid w:val="00696837"/>
    <w:rsid w:val="00696AF1"/>
    <w:rsid w:val="00697858"/>
    <w:rsid w:val="00697C4C"/>
    <w:rsid w:val="006A3107"/>
    <w:rsid w:val="006A6BE6"/>
    <w:rsid w:val="006B0B50"/>
    <w:rsid w:val="006B2B3A"/>
    <w:rsid w:val="006B2D9C"/>
    <w:rsid w:val="006B340B"/>
    <w:rsid w:val="006B37E0"/>
    <w:rsid w:val="006B3D70"/>
    <w:rsid w:val="006B4130"/>
    <w:rsid w:val="006B4610"/>
    <w:rsid w:val="006B5285"/>
    <w:rsid w:val="006B5470"/>
    <w:rsid w:val="006B7CCE"/>
    <w:rsid w:val="006C0B04"/>
    <w:rsid w:val="006C19A9"/>
    <w:rsid w:val="006C1A33"/>
    <w:rsid w:val="006C1AE4"/>
    <w:rsid w:val="006C3210"/>
    <w:rsid w:val="006C32AB"/>
    <w:rsid w:val="006C35EC"/>
    <w:rsid w:val="006C43CF"/>
    <w:rsid w:val="006C4436"/>
    <w:rsid w:val="006C4FFF"/>
    <w:rsid w:val="006C5916"/>
    <w:rsid w:val="006C61A0"/>
    <w:rsid w:val="006C672C"/>
    <w:rsid w:val="006C6808"/>
    <w:rsid w:val="006C6CD1"/>
    <w:rsid w:val="006C70F8"/>
    <w:rsid w:val="006D049A"/>
    <w:rsid w:val="006D376D"/>
    <w:rsid w:val="006D3898"/>
    <w:rsid w:val="006D3DA3"/>
    <w:rsid w:val="006D4039"/>
    <w:rsid w:val="006D47AE"/>
    <w:rsid w:val="006D5253"/>
    <w:rsid w:val="006D546F"/>
    <w:rsid w:val="006D645D"/>
    <w:rsid w:val="006D66AB"/>
    <w:rsid w:val="006E0753"/>
    <w:rsid w:val="006E1CC2"/>
    <w:rsid w:val="006E2C70"/>
    <w:rsid w:val="006E31E7"/>
    <w:rsid w:val="006E5706"/>
    <w:rsid w:val="006E7AC1"/>
    <w:rsid w:val="006F0535"/>
    <w:rsid w:val="006F0AA2"/>
    <w:rsid w:val="006F1498"/>
    <w:rsid w:val="006F1A4C"/>
    <w:rsid w:val="006F1CED"/>
    <w:rsid w:val="006F1EF6"/>
    <w:rsid w:val="006F2093"/>
    <w:rsid w:val="006F21E8"/>
    <w:rsid w:val="006F27A8"/>
    <w:rsid w:val="006F2C17"/>
    <w:rsid w:val="006F2FBC"/>
    <w:rsid w:val="006F4525"/>
    <w:rsid w:val="006F4FBE"/>
    <w:rsid w:val="006F5AF0"/>
    <w:rsid w:val="006F676C"/>
    <w:rsid w:val="006F750F"/>
    <w:rsid w:val="006F7FEA"/>
    <w:rsid w:val="00701005"/>
    <w:rsid w:val="00701CAD"/>
    <w:rsid w:val="007022C5"/>
    <w:rsid w:val="007023B6"/>
    <w:rsid w:val="00702484"/>
    <w:rsid w:val="00703BFB"/>
    <w:rsid w:val="00703FBB"/>
    <w:rsid w:val="00704829"/>
    <w:rsid w:val="00705195"/>
    <w:rsid w:val="00705B48"/>
    <w:rsid w:val="00705F4B"/>
    <w:rsid w:val="007066A1"/>
    <w:rsid w:val="00706842"/>
    <w:rsid w:val="00706F87"/>
    <w:rsid w:val="007109BE"/>
    <w:rsid w:val="00710D43"/>
    <w:rsid w:val="00711E00"/>
    <w:rsid w:val="0071382F"/>
    <w:rsid w:val="007175CA"/>
    <w:rsid w:val="00721932"/>
    <w:rsid w:val="007238A8"/>
    <w:rsid w:val="00724831"/>
    <w:rsid w:val="0072587B"/>
    <w:rsid w:val="007301F7"/>
    <w:rsid w:val="0073029B"/>
    <w:rsid w:val="007303C7"/>
    <w:rsid w:val="00730ECD"/>
    <w:rsid w:val="00731399"/>
    <w:rsid w:val="00731E61"/>
    <w:rsid w:val="00732CB8"/>
    <w:rsid w:val="00734823"/>
    <w:rsid w:val="00734F46"/>
    <w:rsid w:val="00735EDD"/>
    <w:rsid w:val="007376D9"/>
    <w:rsid w:val="007409F1"/>
    <w:rsid w:val="00742085"/>
    <w:rsid w:val="00742E07"/>
    <w:rsid w:val="00744723"/>
    <w:rsid w:val="00745188"/>
    <w:rsid w:val="00745D77"/>
    <w:rsid w:val="00747625"/>
    <w:rsid w:val="00747ADA"/>
    <w:rsid w:val="00750124"/>
    <w:rsid w:val="00750C10"/>
    <w:rsid w:val="00750F55"/>
    <w:rsid w:val="00751513"/>
    <w:rsid w:val="00751687"/>
    <w:rsid w:val="00751D15"/>
    <w:rsid w:val="00752F23"/>
    <w:rsid w:val="00753181"/>
    <w:rsid w:val="00754BCC"/>
    <w:rsid w:val="007564EA"/>
    <w:rsid w:val="007600D5"/>
    <w:rsid w:val="00761757"/>
    <w:rsid w:val="00761AB7"/>
    <w:rsid w:val="00761CAB"/>
    <w:rsid w:val="00761EEE"/>
    <w:rsid w:val="00762AA8"/>
    <w:rsid w:val="007646F6"/>
    <w:rsid w:val="00764F0C"/>
    <w:rsid w:val="00765BEE"/>
    <w:rsid w:val="00765D2A"/>
    <w:rsid w:val="007666F8"/>
    <w:rsid w:val="00766FB2"/>
    <w:rsid w:val="007673CE"/>
    <w:rsid w:val="0076752A"/>
    <w:rsid w:val="00767C3B"/>
    <w:rsid w:val="0077051B"/>
    <w:rsid w:val="0077274B"/>
    <w:rsid w:val="00772C77"/>
    <w:rsid w:val="00773742"/>
    <w:rsid w:val="0077404F"/>
    <w:rsid w:val="007751BF"/>
    <w:rsid w:val="007755AF"/>
    <w:rsid w:val="007757C4"/>
    <w:rsid w:val="00775A32"/>
    <w:rsid w:val="007775D2"/>
    <w:rsid w:val="00777BD9"/>
    <w:rsid w:val="00777E08"/>
    <w:rsid w:val="0078117F"/>
    <w:rsid w:val="007817BE"/>
    <w:rsid w:val="007817DE"/>
    <w:rsid w:val="0078210E"/>
    <w:rsid w:val="00782698"/>
    <w:rsid w:val="007860EA"/>
    <w:rsid w:val="0078643A"/>
    <w:rsid w:val="0078644D"/>
    <w:rsid w:val="00786468"/>
    <w:rsid w:val="00786B2E"/>
    <w:rsid w:val="00790012"/>
    <w:rsid w:val="0079024B"/>
    <w:rsid w:val="007905EB"/>
    <w:rsid w:val="0079074A"/>
    <w:rsid w:val="00790883"/>
    <w:rsid w:val="00790A79"/>
    <w:rsid w:val="00790C90"/>
    <w:rsid w:val="00791F01"/>
    <w:rsid w:val="00792432"/>
    <w:rsid w:val="00792C81"/>
    <w:rsid w:val="007931E2"/>
    <w:rsid w:val="007933B9"/>
    <w:rsid w:val="00793716"/>
    <w:rsid w:val="00793B72"/>
    <w:rsid w:val="00793E09"/>
    <w:rsid w:val="00794388"/>
    <w:rsid w:val="00794D1D"/>
    <w:rsid w:val="00794E8F"/>
    <w:rsid w:val="0079565F"/>
    <w:rsid w:val="00795D98"/>
    <w:rsid w:val="00796849"/>
    <w:rsid w:val="007968CE"/>
    <w:rsid w:val="007979E4"/>
    <w:rsid w:val="007A0B11"/>
    <w:rsid w:val="007A175A"/>
    <w:rsid w:val="007A1DFB"/>
    <w:rsid w:val="007A20CD"/>
    <w:rsid w:val="007A2714"/>
    <w:rsid w:val="007A3064"/>
    <w:rsid w:val="007A35DA"/>
    <w:rsid w:val="007A3CE8"/>
    <w:rsid w:val="007A3F8E"/>
    <w:rsid w:val="007A5A10"/>
    <w:rsid w:val="007A70A7"/>
    <w:rsid w:val="007B1089"/>
    <w:rsid w:val="007B10A5"/>
    <w:rsid w:val="007B2537"/>
    <w:rsid w:val="007B29EF"/>
    <w:rsid w:val="007B4072"/>
    <w:rsid w:val="007B451A"/>
    <w:rsid w:val="007B5625"/>
    <w:rsid w:val="007B6380"/>
    <w:rsid w:val="007B6C50"/>
    <w:rsid w:val="007C02BC"/>
    <w:rsid w:val="007C0326"/>
    <w:rsid w:val="007C0999"/>
    <w:rsid w:val="007C0A82"/>
    <w:rsid w:val="007C1A8F"/>
    <w:rsid w:val="007C1AE0"/>
    <w:rsid w:val="007C1C2D"/>
    <w:rsid w:val="007C22BE"/>
    <w:rsid w:val="007C2A4D"/>
    <w:rsid w:val="007C2AB8"/>
    <w:rsid w:val="007C396A"/>
    <w:rsid w:val="007C3AD0"/>
    <w:rsid w:val="007C3E1B"/>
    <w:rsid w:val="007C427A"/>
    <w:rsid w:val="007C5182"/>
    <w:rsid w:val="007C5582"/>
    <w:rsid w:val="007C5728"/>
    <w:rsid w:val="007C5A06"/>
    <w:rsid w:val="007C71FF"/>
    <w:rsid w:val="007C74B7"/>
    <w:rsid w:val="007C751C"/>
    <w:rsid w:val="007D019B"/>
    <w:rsid w:val="007D0825"/>
    <w:rsid w:val="007D0CA5"/>
    <w:rsid w:val="007D1098"/>
    <w:rsid w:val="007D18A9"/>
    <w:rsid w:val="007D2024"/>
    <w:rsid w:val="007D2071"/>
    <w:rsid w:val="007D247E"/>
    <w:rsid w:val="007D2497"/>
    <w:rsid w:val="007D2708"/>
    <w:rsid w:val="007D2D6B"/>
    <w:rsid w:val="007D2E90"/>
    <w:rsid w:val="007D45DA"/>
    <w:rsid w:val="007D4A3D"/>
    <w:rsid w:val="007D4E67"/>
    <w:rsid w:val="007D570C"/>
    <w:rsid w:val="007D5B47"/>
    <w:rsid w:val="007D5D66"/>
    <w:rsid w:val="007D7C26"/>
    <w:rsid w:val="007D7CD8"/>
    <w:rsid w:val="007E00E8"/>
    <w:rsid w:val="007E1A4B"/>
    <w:rsid w:val="007E3100"/>
    <w:rsid w:val="007E3C71"/>
    <w:rsid w:val="007E60A3"/>
    <w:rsid w:val="007E7359"/>
    <w:rsid w:val="007E759A"/>
    <w:rsid w:val="007E79BE"/>
    <w:rsid w:val="007E7D0A"/>
    <w:rsid w:val="007F2355"/>
    <w:rsid w:val="007F26F4"/>
    <w:rsid w:val="007F396B"/>
    <w:rsid w:val="007F3E00"/>
    <w:rsid w:val="007F4D6B"/>
    <w:rsid w:val="007F4E9B"/>
    <w:rsid w:val="007F5375"/>
    <w:rsid w:val="007F54CE"/>
    <w:rsid w:val="007F552B"/>
    <w:rsid w:val="007F5951"/>
    <w:rsid w:val="007F5D97"/>
    <w:rsid w:val="007F6597"/>
    <w:rsid w:val="007F7043"/>
    <w:rsid w:val="00800704"/>
    <w:rsid w:val="00800DED"/>
    <w:rsid w:val="00802652"/>
    <w:rsid w:val="00802661"/>
    <w:rsid w:val="00802A7E"/>
    <w:rsid w:val="00803E80"/>
    <w:rsid w:val="008045E0"/>
    <w:rsid w:val="00807608"/>
    <w:rsid w:val="008079EC"/>
    <w:rsid w:val="00807CCD"/>
    <w:rsid w:val="00807D00"/>
    <w:rsid w:val="0081072B"/>
    <w:rsid w:val="00811365"/>
    <w:rsid w:val="008113D1"/>
    <w:rsid w:val="00811A1C"/>
    <w:rsid w:val="00811FD1"/>
    <w:rsid w:val="00812358"/>
    <w:rsid w:val="0081394A"/>
    <w:rsid w:val="00813BEB"/>
    <w:rsid w:val="008147A2"/>
    <w:rsid w:val="0081481C"/>
    <w:rsid w:val="00814B1D"/>
    <w:rsid w:val="0081595F"/>
    <w:rsid w:val="00816407"/>
    <w:rsid w:val="0081683C"/>
    <w:rsid w:val="00816E22"/>
    <w:rsid w:val="00817E92"/>
    <w:rsid w:val="0082029A"/>
    <w:rsid w:val="008203E0"/>
    <w:rsid w:val="00820817"/>
    <w:rsid w:val="0082359E"/>
    <w:rsid w:val="00824131"/>
    <w:rsid w:val="00825261"/>
    <w:rsid w:val="008263FF"/>
    <w:rsid w:val="0082660E"/>
    <w:rsid w:val="00826918"/>
    <w:rsid w:val="008300F0"/>
    <w:rsid w:val="00830408"/>
    <w:rsid w:val="0083282F"/>
    <w:rsid w:val="00832E1A"/>
    <w:rsid w:val="0083362C"/>
    <w:rsid w:val="00833AD4"/>
    <w:rsid w:val="00834509"/>
    <w:rsid w:val="008355A0"/>
    <w:rsid w:val="0083667B"/>
    <w:rsid w:val="00840380"/>
    <w:rsid w:val="0084047B"/>
    <w:rsid w:val="008408BD"/>
    <w:rsid w:val="008415F6"/>
    <w:rsid w:val="00841875"/>
    <w:rsid w:val="00841DCC"/>
    <w:rsid w:val="00842516"/>
    <w:rsid w:val="008435D5"/>
    <w:rsid w:val="0084383F"/>
    <w:rsid w:val="00843D41"/>
    <w:rsid w:val="00844CB9"/>
    <w:rsid w:val="00845FF9"/>
    <w:rsid w:val="008467EA"/>
    <w:rsid w:val="00846D0A"/>
    <w:rsid w:val="00846DE8"/>
    <w:rsid w:val="00850382"/>
    <w:rsid w:val="00850640"/>
    <w:rsid w:val="00850EF8"/>
    <w:rsid w:val="008510A9"/>
    <w:rsid w:val="00851481"/>
    <w:rsid w:val="00851632"/>
    <w:rsid w:val="00851DC2"/>
    <w:rsid w:val="00852010"/>
    <w:rsid w:val="008523AA"/>
    <w:rsid w:val="008526C9"/>
    <w:rsid w:val="00853726"/>
    <w:rsid w:val="00855E89"/>
    <w:rsid w:val="0085709C"/>
    <w:rsid w:val="008575F9"/>
    <w:rsid w:val="00857A87"/>
    <w:rsid w:val="00857D58"/>
    <w:rsid w:val="00860527"/>
    <w:rsid w:val="0086063A"/>
    <w:rsid w:val="00860EF2"/>
    <w:rsid w:val="00861CD4"/>
    <w:rsid w:val="00862A21"/>
    <w:rsid w:val="00862A8F"/>
    <w:rsid w:val="00862C90"/>
    <w:rsid w:val="0086453E"/>
    <w:rsid w:val="00864AA9"/>
    <w:rsid w:val="00864C86"/>
    <w:rsid w:val="00865C5A"/>
    <w:rsid w:val="00866634"/>
    <w:rsid w:val="008667F1"/>
    <w:rsid w:val="00867329"/>
    <w:rsid w:val="00867512"/>
    <w:rsid w:val="00867844"/>
    <w:rsid w:val="00870F29"/>
    <w:rsid w:val="008716C3"/>
    <w:rsid w:val="00871AA2"/>
    <w:rsid w:val="00871BC3"/>
    <w:rsid w:val="008721F5"/>
    <w:rsid w:val="00872931"/>
    <w:rsid w:val="008735E2"/>
    <w:rsid w:val="0087438E"/>
    <w:rsid w:val="008746F7"/>
    <w:rsid w:val="00874DCD"/>
    <w:rsid w:val="008757A1"/>
    <w:rsid w:val="00875810"/>
    <w:rsid w:val="0087620C"/>
    <w:rsid w:val="00876512"/>
    <w:rsid w:val="0087679F"/>
    <w:rsid w:val="008771B0"/>
    <w:rsid w:val="008825E8"/>
    <w:rsid w:val="00883FFA"/>
    <w:rsid w:val="008848A7"/>
    <w:rsid w:val="0088667F"/>
    <w:rsid w:val="00886A04"/>
    <w:rsid w:val="00886C3D"/>
    <w:rsid w:val="00891014"/>
    <w:rsid w:val="008913D2"/>
    <w:rsid w:val="00893B27"/>
    <w:rsid w:val="00894544"/>
    <w:rsid w:val="008951D2"/>
    <w:rsid w:val="00897B20"/>
    <w:rsid w:val="00897DE0"/>
    <w:rsid w:val="008A1102"/>
    <w:rsid w:val="008A1345"/>
    <w:rsid w:val="008A15B7"/>
    <w:rsid w:val="008A1ED2"/>
    <w:rsid w:val="008A2E26"/>
    <w:rsid w:val="008A3604"/>
    <w:rsid w:val="008A36DF"/>
    <w:rsid w:val="008A3796"/>
    <w:rsid w:val="008A37A9"/>
    <w:rsid w:val="008A39BD"/>
    <w:rsid w:val="008A4700"/>
    <w:rsid w:val="008A5243"/>
    <w:rsid w:val="008A544F"/>
    <w:rsid w:val="008A6739"/>
    <w:rsid w:val="008B05C9"/>
    <w:rsid w:val="008B0ECD"/>
    <w:rsid w:val="008B111C"/>
    <w:rsid w:val="008B2E95"/>
    <w:rsid w:val="008B53F8"/>
    <w:rsid w:val="008B5ADE"/>
    <w:rsid w:val="008B78FE"/>
    <w:rsid w:val="008C30E9"/>
    <w:rsid w:val="008C39A2"/>
    <w:rsid w:val="008C5E5C"/>
    <w:rsid w:val="008C777A"/>
    <w:rsid w:val="008D3BCD"/>
    <w:rsid w:val="008D45A4"/>
    <w:rsid w:val="008D45DF"/>
    <w:rsid w:val="008D4C98"/>
    <w:rsid w:val="008D4D02"/>
    <w:rsid w:val="008D54AA"/>
    <w:rsid w:val="008D5552"/>
    <w:rsid w:val="008D6B38"/>
    <w:rsid w:val="008D74CC"/>
    <w:rsid w:val="008D7AB7"/>
    <w:rsid w:val="008E0862"/>
    <w:rsid w:val="008E1073"/>
    <w:rsid w:val="008E1463"/>
    <w:rsid w:val="008E2119"/>
    <w:rsid w:val="008E37B6"/>
    <w:rsid w:val="008E4DF4"/>
    <w:rsid w:val="008E5FDB"/>
    <w:rsid w:val="008E6759"/>
    <w:rsid w:val="008E6AED"/>
    <w:rsid w:val="008E6D78"/>
    <w:rsid w:val="008F00D9"/>
    <w:rsid w:val="008F0107"/>
    <w:rsid w:val="008F010C"/>
    <w:rsid w:val="008F02C1"/>
    <w:rsid w:val="008F1F77"/>
    <w:rsid w:val="008F290D"/>
    <w:rsid w:val="008F2A8D"/>
    <w:rsid w:val="008F2F00"/>
    <w:rsid w:val="008F4DA0"/>
    <w:rsid w:val="008F56AC"/>
    <w:rsid w:val="008F6A54"/>
    <w:rsid w:val="008F6BA8"/>
    <w:rsid w:val="008F6DB0"/>
    <w:rsid w:val="008F711C"/>
    <w:rsid w:val="008F771A"/>
    <w:rsid w:val="008F7D4A"/>
    <w:rsid w:val="0090085A"/>
    <w:rsid w:val="009016B7"/>
    <w:rsid w:val="009017C7"/>
    <w:rsid w:val="009017E6"/>
    <w:rsid w:val="00902159"/>
    <w:rsid w:val="00902B4C"/>
    <w:rsid w:val="00904BCA"/>
    <w:rsid w:val="00904F49"/>
    <w:rsid w:val="009056ED"/>
    <w:rsid w:val="00906290"/>
    <w:rsid w:val="009064E4"/>
    <w:rsid w:val="009069DA"/>
    <w:rsid w:val="00906A44"/>
    <w:rsid w:val="00907789"/>
    <w:rsid w:val="0090795C"/>
    <w:rsid w:val="009079FA"/>
    <w:rsid w:val="00907F61"/>
    <w:rsid w:val="00910089"/>
    <w:rsid w:val="009107C3"/>
    <w:rsid w:val="009124B0"/>
    <w:rsid w:val="00912985"/>
    <w:rsid w:val="009139BF"/>
    <w:rsid w:val="00913FEA"/>
    <w:rsid w:val="00914672"/>
    <w:rsid w:val="00914CCD"/>
    <w:rsid w:val="009152B6"/>
    <w:rsid w:val="00915913"/>
    <w:rsid w:val="0091604A"/>
    <w:rsid w:val="00916416"/>
    <w:rsid w:val="00916DF0"/>
    <w:rsid w:val="00917307"/>
    <w:rsid w:val="00917397"/>
    <w:rsid w:val="00917506"/>
    <w:rsid w:val="00920220"/>
    <w:rsid w:val="00920466"/>
    <w:rsid w:val="00920BE7"/>
    <w:rsid w:val="00921470"/>
    <w:rsid w:val="00921800"/>
    <w:rsid w:val="00922852"/>
    <w:rsid w:val="009231F5"/>
    <w:rsid w:val="0093037A"/>
    <w:rsid w:val="00930785"/>
    <w:rsid w:val="00930AA7"/>
    <w:rsid w:val="00931DF5"/>
    <w:rsid w:val="009334E2"/>
    <w:rsid w:val="00933574"/>
    <w:rsid w:val="0093401A"/>
    <w:rsid w:val="00934E9F"/>
    <w:rsid w:val="0093544E"/>
    <w:rsid w:val="00935BEC"/>
    <w:rsid w:val="00935D0F"/>
    <w:rsid w:val="00935EA2"/>
    <w:rsid w:val="00936239"/>
    <w:rsid w:val="00937368"/>
    <w:rsid w:val="00937664"/>
    <w:rsid w:val="00937839"/>
    <w:rsid w:val="00941A26"/>
    <w:rsid w:val="00941F41"/>
    <w:rsid w:val="0094396C"/>
    <w:rsid w:val="00944208"/>
    <w:rsid w:val="009444EA"/>
    <w:rsid w:val="0094459F"/>
    <w:rsid w:val="00944896"/>
    <w:rsid w:val="00946183"/>
    <w:rsid w:val="009462C7"/>
    <w:rsid w:val="0094639E"/>
    <w:rsid w:val="0094681E"/>
    <w:rsid w:val="00950138"/>
    <w:rsid w:val="009517FE"/>
    <w:rsid w:val="009523F0"/>
    <w:rsid w:val="00953F23"/>
    <w:rsid w:val="0095438E"/>
    <w:rsid w:val="00955462"/>
    <w:rsid w:val="00955468"/>
    <w:rsid w:val="00955B1D"/>
    <w:rsid w:val="00956F16"/>
    <w:rsid w:val="0096029F"/>
    <w:rsid w:val="009605C4"/>
    <w:rsid w:val="00961643"/>
    <w:rsid w:val="00961A8D"/>
    <w:rsid w:val="009620EB"/>
    <w:rsid w:val="0096252E"/>
    <w:rsid w:val="00962E04"/>
    <w:rsid w:val="009632E0"/>
    <w:rsid w:val="009636A7"/>
    <w:rsid w:val="009640C2"/>
    <w:rsid w:val="009648BC"/>
    <w:rsid w:val="00964C92"/>
    <w:rsid w:val="0096540D"/>
    <w:rsid w:val="00966A61"/>
    <w:rsid w:val="00967298"/>
    <w:rsid w:val="00967371"/>
    <w:rsid w:val="009679DD"/>
    <w:rsid w:val="00970D17"/>
    <w:rsid w:val="00974A7D"/>
    <w:rsid w:val="00975478"/>
    <w:rsid w:val="00975522"/>
    <w:rsid w:val="00975E35"/>
    <w:rsid w:val="009768A6"/>
    <w:rsid w:val="00977792"/>
    <w:rsid w:val="0098089C"/>
    <w:rsid w:val="00981BEC"/>
    <w:rsid w:val="00982560"/>
    <w:rsid w:val="00982F71"/>
    <w:rsid w:val="00983C1E"/>
    <w:rsid w:val="00984819"/>
    <w:rsid w:val="0098547D"/>
    <w:rsid w:val="0098576C"/>
    <w:rsid w:val="00986356"/>
    <w:rsid w:val="00987122"/>
    <w:rsid w:val="0098757D"/>
    <w:rsid w:val="00990F48"/>
    <w:rsid w:val="009911C4"/>
    <w:rsid w:val="0099193B"/>
    <w:rsid w:val="00991CA4"/>
    <w:rsid w:val="00991D92"/>
    <w:rsid w:val="00991FC9"/>
    <w:rsid w:val="009931E2"/>
    <w:rsid w:val="00993E0B"/>
    <w:rsid w:val="009973C1"/>
    <w:rsid w:val="0099763C"/>
    <w:rsid w:val="00997FA2"/>
    <w:rsid w:val="009A1014"/>
    <w:rsid w:val="009A1AAD"/>
    <w:rsid w:val="009A1EBA"/>
    <w:rsid w:val="009A3EFF"/>
    <w:rsid w:val="009A4FD4"/>
    <w:rsid w:val="009A5900"/>
    <w:rsid w:val="009A5F95"/>
    <w:rsid w:val="009A60A6"/>
    <w:rsid w:val="009A656D"/>
    <w:rsid w:val="009A673E"/>
    <w:rsid w:val="009A7286"/>
    <w:rsid w:val="009A7F16"/>
    <w:rsid w:val="009B1091"/>
    <w:rsid w:val="009B1982"/>
    <w:rsid w:val="009B1AD4"/>
    <w:rsid w:val="009B1AE5"/>
    <w:rsid w:val="009B1D6C"/>
    <w:rsid w:val="009B2A02"/>
    <w:rsid w:val="009B2ADC"/>
    <w:rsid w:val="009B2C03"/>
    <w:rsid w:val="009B2D38"/>
    <w:rsid w:val="009B30AB"/>
    <w:rsid w:val="009B4742"/>
    <w:rsid w:val="009B6F14"/>
    <w:rsid w:val="009C0232"/>
    <w:rsid w:val="009C0719"/>
    <w:rsid w:val="009C07E5"/>
    <w:rsid w:val="009C1393"/>
    <w:rsid w:val="009C1A72"/>
    <w:rsid w:val="009C1ED9"/>
    <w:rsid w:val="009C2FE3"/>
    <w:rsid w:val="009C4821"/>
    <w:rsid w:val="009C5D21"/>
    <w:rsid w:val="009C6497"/>
    <w:rsid w:val="009C6905"/>
    <w:rsid w:val="009C6A43"/>
    <w:rsid w:val="009C7383"/>
    <w:rsid w:val="009D05A9"/>
    <w:rsid w:val="009D089B"/>
    <w:rsid w:val="009D0E9B"/>
    <w:rsid w:val="009D248B"/>
    <w:rsid w:val="009D2949"/>
    <w:rsid w:val="009D2FF6"/>
    <w:rsid w:val="009D30D8"/>
    <w:rsid w:val="009D5D57"/>
    <w:rsid w:val="009D5E7D"/>
    <w:rsid w:val="009D6178"/>
    <w:rsid w:val="009E11C4"/>
    <w:rsid w:val="009E205A"/>
    <w:rsid w:val="009E3963"/>
    <w:rsid w:val="009E3F8B"/>
    <w:rsid w:val="009E47DF"/>
    <w:rsid w:val="009E5407"/>
    <w:rsid w:val="009E5461"/>
    <w:rsid w:val="009E5BC1"/>
    <w:rsid w:val="009E5FF8"/>
    <w:rsid w:val="009E6196"/>
    <w:rsid w:val="009E7214"/>
    <w:rsid w:val="009E768E"/>
    <w:rsid w:val="009E7DC1"/>
    <w:rsid w:val="009F0300"/>
    <w:rsid w:val="009F0C07"/>
    <w:rsid w:val="009F0E4F"/>
    <w:rsid w:val="009F1244"/>
    <w:rsid w:val="009F1705"/>
    <w:rsid w:val="009F1BB0"/>
    <w:rsid w:val="009F23AC"/>
    <w:rsid w:val="009F3C33"/>
    <w:rsid w:val="009F3C81"/>
    <w:rsid w:val="009F42BE"/>
    <w:rsid w:val="009F50D5"/>
    <w:rsid w:val="009F63C9"/>
    <w:rsid w:val="009F657C"/>
    <w:rsid w:val="009F6CDA"/>
    <w:rsid w:val="009F73CE"/>
    <w:rsid w:val="009F7F56"/>
    <w:rsid w:val="00A008B1"/>
    <w:rsid w:val="00A010BD"/>
    <w:rsid w:val="00A013CD"/>
    <w:rsid w:val="00A022E8"/>
    <w:rsid w:val="00A0273D"/>
    <w:rsid w:val="00A02AB9"/>
    <w:rsid w:val="00A02E06"/>
    <w:rsid w:val="00A034CD"/>
    <w:rsid w:val="00A0411C"/>
    <w:rsid w:val="00A047A8"/>
    <w:rsid w:val="00A04914"/>
    <w:rsid w:val="00A06AD2"/>
    <w:rsid w:val="00A06B66"/>
    <w:rsid w:val="00A06CCC"/>
    <w:rsid w:val="00A100B2"/>
    <w:rsid w:val="00A1197F"/>
    <w:rsid w:val="00A11A6B"/>
    <w:rsid w:val="00A12C19"/>
    <w:rsid w:val="00A1322F"/>
    <w:rsid w:val="00A13AD5"/>
    <w:rsid w:val="00A13AED"/>
    <w:rsid w:val="00A13FB9"/>
    <w:rsid w:val="00A14DA4"/>
    <w:rsid w:val="00A15520"/>
    <w:rsid w:val="00A159CE"/>
    <w:rsid w:val="00A15A87"/>
    <w:rsid w:val="00A1628B"/>
    <w:rsid w:val="00A1743F"/>
    <w:rsid w:val="00A178E1"/>
    <w:rsid w:val="00A17F9D"/>
    <w:rsid w:val="00A201EC"/>
    <w:rsid w:val="00A204DE"/>
    <w:rsid w:val="00A20538"/>
    <w:rsid w:val="00A207F7"/>
    <w:rsid w:val="00A20C51"/>
    <w:rsid w:val="00A21002"/>
    <w:rsid w:val="00A21176"/>
    <w:rsid w:val="00A21635"/>
    <w:rsid w:val="00A217EB"/>
    <w:rsid w:val="00A222FD"/>
    <w:rsid w:val="00A228CB"/>
    <w:rsid w:val="00A22FF7"/>
    <w:rsid w:val="00A23BD6"/>
    <w:rsid w:val="00A258A8"/>
    <w:rsid w:val="00A25911"/>
    <w:rsid w:val="00A26309"/>
    <w:rsid w:val="00A2685E"/>
    <w:rsid w:val="00A27B20"/>
    <w:rsid w:val="00A306A2"/>
    <w:rsid w:val="00A3115C"/>
    <w:rsid w:val="00A32A3E"/>
    <w:rsid w:val="00A33276"/>
    <w:rsid w:val="00A349AB"/>
    <w:rsid w:val="00A36B8D"/>
    <w:rsid w:val="00A36E9D"/>
    <w:rsid w:val="00A374F3"/>
    <w:rsid w:val="00A37F70"/>
    <w:rsid w:val="00A41B8C"/>
    <w:rsid w:val="00A41C71"/>
    <w:rsid w:val="00A42FFF"/>
    <w:rsid w:val="00A44C96"/>
    <w:rsid w:val="00A46482"/>
    <w:rsid w:val="00A50130"/>
    <w:rsid w:val="00A51F9B"/>
    <w:rsid w:val="00A5218D"/>
    <w:rsid w:val="00A5250E"/>
    <w:rsid w:val="00A52512"/>
    <w:rsid w:val="00A52DC9"/>
    <w:rsid w:val="00A52F4F"/>
    <w:rsid w:val="00A55F5B"/>
    <w:rsid w:val="00A57D7C"/>
    <w:rsid w:val="00A617A2"/>
    <w:rsid w:val="00A62392"/>
    <w:rsid w:val="00A635E6"/>
    <w:rsid w:val="00A63723"/>
    <w:rsid w:val="00A642B5"/>
    <w:rsid w:val="00A656FB"/>
    <w:rsid w:val="00A65DC1"/>
    <w:rsid w:val="00A661E6"/>
    <w:rsid w:val="00A676FC"/>
    <w:rsid w:val="00A701C7"/>
    <w:rsid w:val="00A70E5D"/>
    <w:rsid w:val="00A711A7"/>
    <w:rsid w:val="00A71E00"/>
    <w:rsid w:val="00A71E0D"/>
    <w:rsid w:val="00A71FE9"/>
    <w:rsid w:val="00A72A38"/>
    <w:rsid w:val="00A731BE"/>
    <w:rsid w:val="00A73A1E"/>
    <w:rsid w:val="00A750DD"/>
    <w:rsid w:val="00A751BA"/>
    <w:rsid w:val="00A75A8A"/>
    <w:rsid w:val="00A77FB3"/>
    <w:rsid w:val="00A8036A"/>
    <w:rsid w:val="00A80DA3"/>
    <w:rsid w:val="00A8118E"/>
    <w:rsid w:val="00A8137F"/>
    <w:rsid w:val="00A82F3F"/>
    <w:rsid w:val="00A8324F"/>
    <w:rsid w:val="00A85037"/>
    <w:rsid w:val="00A8748C"/>
    <w:rsid w:val="00A875C1"/>
    <w:rsid w:val="00A876EE"/>
    <w:rsid w:val="00A87A17"/>
    <w:rsid w:val="00A87C81"/>
    <w:rsid w:val="00A909F6"/>
    <w:rsid w:val="00A92ED5"/>
    <w:rsid w:val="00A94F79"/>
    <w:rsid w:val="00A94FAF"/>
    <w:rsid w:val="00A95083"/>
    <w:rsid w:val="00A95649"/>
    <w:rsid w:val="00A956A0"/>
    <w:rsid w:val="00A95ABF"/>
    <w:rsid w:val="00A95CE2"/>
    <w:rsid w:val="00A96B8D"/>
    <w:rsid w:val="00A96C20"/>
    <w:rsid w:val="00A97EE4"/>
    <w:rsid w:val="00AA0AE8"/>
    <w:rsid w:val="00AA16A2"/>
    <w:rsid w:val="00AA1F8E"/>
    <w:rsid w:val="00AA2258"/>
    <w:rsid w:val="00AA233E"/>
    <w:rsid w:val="00AA25F2"/>
    <w:rsid w:val="00AA29EB"/>
    <w:rsid w:val="00AA3386"/>
    <w:rsid w:val="00AA4C8F"/>
    <w:rsid w:val="00AA504F"/>
    <w:rsid w:val="00AA569C"/>
    <w:rsid w:val="00AA6B90"/>
    <w:rsid w:val="00AA6C3D"/>
    <w:rsid w:val="00AA6C8C"/>
    <w:rsid w:val="00AA77DE"/>
    <w:rsid w:val="00AB08C9"/>
    <w:rsid w:val="00AB194F"/>
    <w:rsid w:val="00AB2249"/>
    <w:rsid w:val="00AB3E21"/>
    <w:rsid w:val="00AB3FDB"/>
    <w:rsid w:val="00AB4C49"/>
    <w:rsid w:val="00AB52EF"/>
    <w:rsid w:val="00AB6212"/>
    <w:rsid w:val="00AB6240"/>
    <w:rsid w:val="00AB70E8"/>
    <w:rsid w:val="00AC1A79"/>
    <w:rsid w:val="00AC21A2"/>
    <w:rsid w:val="00AC2BA9"/>
    <w:rsid w:val="00AC2CD0"/>
    <w:rsid w:val="00AC38D2"/>
    <w:rsid w:val="00AC4453"/>
    <w:rsid w:val="00AC4B60"/>
    <w:rsid w:val="00AC4CED"/>
    <w:rsid w:val="00AC7120"/>
    <w:rsid w:val="00AC786F"/>
    <w:rsid w:val="00AD022D"/>
    <w:rsid w:val="00AD11DA"/>
    <w:rsid w:val="00AD33E5"/>
    <w:rsid w:val="00AD50DE"/>
    <w:rsid w:val="00AD558D"/>
    <w:rsid w:val="00AD55AE"/>
    <w:rsid w:val="00AD61FC"/>
    <w:rsid w:val="00AD63EA"/>
    <w:rsid w:val="00AD6805"/>
    <w:rsid w:val="00AD732C"/>
    <w:rsid w:val="00AD789E"/>
    <w:rsid w:val="00AD7A3A"/>
    <w:rsid w:val="00AE2963"/>
    <w:rsid w:val="00AE358C"/>
    <w:rsid w:val="00AE67E6"/>
    <w:rsid w:val="00AE6B64"/>
    <w:rsid w:val="00AE721B"/>
    <w:rsid w:val="00AF00ED"/>
    <w:rsid w:val="00AF0AD6"/>
    <w:rsid w:val="00AF0CA7"/>
    <w:rsid w:val="00AF10F4"/>
    <w:rsid w:val="00AF1C79"/>
    <w:rsid w:val="00AF453A"/>
    <w:rsid w:val="00AF4A00"/>
    <w:rsid w:val="00AF66B5"/>
    <w:rsid w:val="00AF709A"/>
    <w:rsid w:val="00B001D8"/>
    <w:rsid w:val="00B00745"/>
    <w:rsid w:val="00B01491"/>
    <w:rsid w:val="00B01586"/>
    <w:rsid w:val="00B0159F"/>
    <w:rsid w:val="00B01CD2"/>
    <w:rsid w:val="00B0200E"/>
    <w:rsid w:val="00B0264C"/>
    <w:rsid w:val="00B0312B"/>
    <w:rsid w:val="00B03C5F"/>
    <w:rsid w:val="00B04055"/>
    <w:rsid w:val="00B04456"/>
    <w:rsid w:val="00B045F6"/>
    <w:rsid w:val="00B0526D"/>
    <w:rsid w:val="00B05747"/>
    <w:rsid w:val="00B05A6C"/>
    <w:rsid w:val="00B05FB7"/>
    <w:rsid w:val="00B06BDB"/>
    <w:rsid w:val="00B06FAE"/>
    <w:rsid w:val="00B071B4"/>
    <w:rsid w:val="00B07F96"/>
    <w:rsid w:val="00B1020C"/>
    <w:rsid w:val="00B10B42"/>
    <w:rsid w:val="00B10D29"/>
    <w:rsid w:val="00B111CC"/>
    <w:rsid w:val="00B1161C"/>
    <w:rsid w:val="00B11936"/>
    <w:rsid w:val="00B12F90"/>
    <w:rsid w:val="00B13196"/>
    <w:rsid w:val="00B15741"/>
    <w:rsid w:val="00B15824"/>
    <w:rsid w:val="00B15CFE"/>
    <w:rsid w:val="00B15EBB"/>
    <w:rsid w:val="00B16318"/>
    <w:rsid w:val="00B1708F"/>
    <w:rsid w:val="00B177A8"/>
    <w:rsid w:val="00B17FD1"/>
    <w:rsid w:val="00B202D7"/>
    <w:rsid w:val="00B20E90"/>
    <w:rsid w:val="00B212A5"/>
    <w:rsid w:val="00B24D65"/>
    <w:rsid w:val="00B254CA"/>
    <w:rsid w:val="00B2638B"/>
    <w:rsid w:val="00B263CC"/>
    <w:rsid w:val="00B2751D"/>
    <w:rsid w:val="00B30235"/>
    <w:rsid w:val="00B307F0"/>
    <w:rsid w:val="00B3081D"/>
    <w:rsid w:val="00B31B2A"/>
    <w:rsid w:val="00B32D01"/>
    <w:rsid w:val="00B33302"/>
    <w:rsid w:val="00B33536"/>
    <w:rsid w:val="00B33613"/>
    <w:rsid w:val="00B34208"/>
    <w:rsid w:val="00B34747"/>
    <w:rsid w:val="00B3496C"/>
    <w:rsid w:val="00B351C3"/>
    <w:rsid w:val="00B355BD"/>
    <w:rsid w:val="00B3577E"/>
    <w:rsid w:val="00B35C00"/>
    <w:rsid w:val="00B36DD7"/>
    <w:rsid w:val="00B37AC1"/>
    <w:rsid w:val="00B37EF1"/>
    <w:rsid w:val="00B400FE"/>
    <w:rsid w:val="00B401C2"/>
    <w:rsid w:val="00B402CC"/>
    <w:rsid w:val="00B40623"/>
    <w:rsid w:val="00B41B2C"/>
    <w:rsid w:val="00B425C1"/>
    <w:rsid w:val="00B427C8"/>
    <w:rsid w:val="00B42C56"/>
    <w:rsid w:val="00B43AE1"/>
    <w:rsid w:val="00B44161"/>
    <w:rsid w:val="00B4645A"/>
    <w:rsid w:val="00B4682A"/>
    <w:rsid w:val="00B47015"/>
    <w:rsid w:val="00B4781A"/>
    <w:rsid w:val="00B50172"/>
    <w:rsid w:val="00B50224"/>
    <w:rsid w:val="00B5054B"/>
    <w:rsid w:val="00B51C88"/>
    <w:rsid w:val="00B51D22"/>
    <w:rsid w:val="00B52085"/>
    <w:rsid w:val="00B521DE"/>
    <w:rsid w:val="00B5260C"/>
    <w:rsid w:val="00B5304E"/>
    <w:rsid w:val="00B55C31"/>
    <w:rsid w:val="00B55CC3"/>
    <w:rsid w:val="00B5603B"/>
    <w:rsid w:val="00B57302"/>
    <w:rsid w:val="00B576D3"/>
    <w:rsid w:val="00B57EE3"/>
    <w:rsid w:val="00B61610"/>
    <w:rsid w:val="00B619D7"/>
    <w:rsid w:val="00B619E9"/>
    <w:rsid w:val="00B6343A"/>
    <w:rsid w:val="00B64AAB"/>
    <w:rsid w:val="00B64AC3"/>
    <w:rsid w:val="00B64F6C"/>
    <w:rsid w:val="00B6584B"/>
    <w:rsid w:val="00B66F1D"/>
    <w:rsid w:val="00B67A9D"/>
    <w:rsid w:val="00B67DBB"/>
    <w:rsid w:val="00B7087E"/>
    <w:rsid w:val="00B7154D"/>
    <w:rsid w:val="00B71737"/>
    <w:rsid w:val="00B72845"/>
    <w:rsid w:val="00B72F65"/>
    <w:rsid w:val="00B75037"/>
    <w:rsid w:val="00B75210"/>
    <w:rsid w:val="00B75324"/>
    <w:rsid w:val="00B75A7E"/>
    <w:rsid w:val="00B76934"/>
    <w:rsid w:val="00B76A5D"/>
    <w:rsid w:val="00B76CC0"/>
    <w:rsid w:val="00B76F7E"/>
    <w:rsid w:val="00B77AED"/>
    <w:rsid w:val="00B77C2C"/>
    <w:rsid w:val="00B77D87"/>
    <w:rsid w:val="00B807E2"/>
    <w:rsid w:val="00B8198E"/>
    <w:rsid w:val="00B81A3F"/>
    <w:rsid w:val="00B81E75"/>
    <w:rsid w:val="00B81FC5"/>
    <w:rsid w:val="00B82697"/>
    <w:rsid w:val="00B82D73"/>
    <w:rsid w:val="00B857D4"/>
    <w:rsid w:val="00B86C95"/>
    <w:rsid w:val="00B90401"/>
    <w:rsid w:val="00B9149F"/>
    <w:rsid w:val="00B91648"/>
    <w:rsid w:val="00B91F30"/>
    <w:rsid w:val="00B928B0"/>
    <w:rsid w:val="00B93248"/>
    <w:rsid w:val="00B93823"/>
    <w:rsid w:val="00B93CF1"/>
    <w:rsid w:val="00B94120"/>
    <w:rsid w:val="00B94F10"/>
    <w:rsid w:val="00B94F8F"/>
    <w:rsid w:val="00B95F7B"/>
    <w:rsid w:val="00B9608D"/>
    <w:rsid w:val="00B97085"/>
    <w:rsid w:val="00B9797B"/>
    <w:rsid w:val="00B97BFC"/>
    <w:rsid w:val="00B97F8F"/>
    <w:rsid w:val="00BA0A38"/>
    <w:rsid w:val="00BA0A60"/>
    <w:rsid w:val="00BA2D81"/>
    <w:rsid w:val="00BA364C"/>
    <w:rsid w:val="00BA4853"/>
    <w:rsid w:val="00BA648A"/>
    <w:rsid w:val="00BA6DD8"/>
    <w:rsid w:val="00BA7690"/>
    <w:rsid w:val="00BB0221"/>
    <w:rsid w:val="00BB0957"/>
    <w:rsid w:val="00BB1C83"/>
    <w:rsid w:val="00BB203B"/>
    <w:rsid w:val="00BB2502"/>
    <w:rsid w:val="00BB2B3A"/>
    <w:rsid w:val="00BB31E3"/>
    <w:rsid w:val="00BB3E39"/>
    <w:rsid w:val="00BB43F6"/>
    <w:rsid w:val="00BB58A3"/>
    <w:rsid w:val="00BB58EA"/>
    <w:rsid w:val="00BB6136"/>
    <w:rsid w:val="00BC0FDC"/>
    <w:rsid w:val="00BC1445"/>
    <w:rsid w:val="00BC163A"/>
    <w:rsid w:val="00BC1869"/>
    <w:rsid w:val="00BC22A5"/>
    <w:rsid w:val="00BC5703"/>
    <w:rsid w:val="00BC782F"/>
    <w:rsid w:val="00BD0649"/>
    <w:rsid w:val="00BD07F3"/>
    <w:rsid w:val="00BD0D5E"/>
    <w:rsid w:val="00BD21B6"/>
    <w:rsid w:val="00BD345C"/>
    <w:rsid w:val="00BD3CC3"/>
    <w:rsid w:val="00BD493D"/>
    <w:rsid w:val="00BD4E79"/>
    <w:rsid w:val="00BD5D81"/>
    <w:rsid w:val="00BD690C"/>
    <w:rsid w:val="00BD7252"/>
    <w:rsid w:val="00BE0059"/>
    <w:rsid w:val="00BE1ED2"/>
    <w:rsid w:val="00BE24F4"/>
    <w:rsid w:val="00BE2A91"/>
    <w:rsid w:val="00BE3798"/>
    <w:rsid w:val="00BE3ACF"/>
    <w:rsid w:val="00BE58C5"/>
    <w:rsid w:val="00BE6678"/>
    <w:rsid w:val="00BF0A17"/>
    <w:rsid w:val="00BF13A1"/>
    <w:rsid w:val="00BF14EB"/>
    <w:rsid w:val="00BF1B42"/>
    <w:rsid w:val="00BF2401"/>
    <w:rsid w:val="00BF2B9B"/>
    <w:rsid w:val="00BF2D05"/>
    <w:rsid w:val="00BF5AAA"/>
    <w:rsid w:val="00BF5ADC"/>
    <w:rsid w:val="00BF5FF9"/>
    <w:rsid w:val="00BF67C7"/>
    <w:rsid w:val="00C01C72"/>
    <w:rsid w:val="00C01FBE"/>
    <w:rsid w:val="00C02318"/>
    <w:rsid w:val="00C03642"/>
    <w:rsid w:val="00C04A2C"/>
    <w:rsid w:val="00C04EA7"/>
    <w:rsid w:val="00C0669B"/>
    <w:rsid w:val="00C1001F"/>
    <w:rsid w:val="00C10D3D"/>
    <w:rsid w:val="00C10ECB"/>
    <w:rsid w:val="00C1214B"/>
    <w:rsid w:val="00C1380B"/>
    <w:rsid w:val="00C1391F"/>
    <w:rsid w:val="00C13BEE"/>
    <w:rsid w:val="00C15963"/>
    <w:rsid w:val="00C1635D"/>
    <w:rsid w:val="00C168BE"/>
    <w:rsid w:val="00C17A88"/>
    <w:rsid w:val="00C20457"/>
    <w:rsid w:val="00C20882"/>
    <w:rsid w:val="00C20F1D"/>
    <w:rsid w:val="00C21320"/>
    <w:rsid w:val="00C220AF"/>
    <w:rsid w:val="00C225F9"/>
    <w:rsid w:val="00C23C33"/>
    <w:rsid w:val="00C24FBB"/>
    <w:rsid w:val="00C262A3"/>
    <w:rsid w:val="00C27955"/>
    <w:rsid w:val="00C30C79"/>
    <w:rsid w:val="00C30E91"/>
    <w:rsid w:val="00C315DA"/>
    <w:rsid w:val="00C335A0"/>
    <w:rsid w:val="00C33AF8"/>
    <w:rsid w:val="00C33BF9"/>
    <w:rsid w:val="00C34E88"/>
    <w:rsid w:val="00C35D31"/>
    <w:rsid w:val="00C377AD"/>
    <w:rsid w:val="00C37A8F"/>
    <w:rsid w:val="00C41509"/>
    <w:rsid w:val="00C425AD"/>
    <w:rsid w:val="00C42F61"/>
    <w:rsid w:val="00C44A3F"/>
    <w:rsid w:val="00C51715"/>
    <w:rsid w:val="00C51AAB"/>
    <w:rsid w:val="00C54DFB"/>
    <w:rsid w:val="00C56C12"/>
    <w:rsid w:val="00C60985"/>
    <w:rsid w:val="00C61E45"/>
    <w:rsid w:val="00C62EEF"/>
    <w:rsid w:val="00C6308D"/>
    <w:rsid w:val="00C63512"/>
    <w:rsid w:val="00C63F5A"/>
    <w:rsid w:val="00C64611"/>
    <w:rsid w:val="00C64A47"/>
    <w:rsid w:val="00C65017"/>
    <w:rsid w:val="00C65B63"/>
    <w:rsid w:val="00C661FB"/>
    <w:rsid w:val="00C6675B"/>
    <w:rsid w:val="00C6697A"/>
    <w:rsid w:val="00C66B14"/>
    <w:rsid w:val="00C67F65"/>
    <w:rsid w:val="00C7087F"/>
    <w:rsid w:val="00C70BBB"/>
    <w:rsid w:val="00C7125B"/>
    <w:rsid w:val="00C71D66"/>
    <w:rsid w:val="00C72074"/>
    <w:rsid w:val="00C73DF5"/>
    <w:rsid w:val="00C74CF9"/>
    <w:rsid w:val="00C759C9"/>
    <w:rsid w:val="00C769E6"/>
    <w:rsid w:val="00C77C98"/>
    <w:rsid w:val="00C8010C"/>
    <w:rsid w:val="00C80485"/>
    <w:rsid w:val="00C8109E"/>
    <w:rsid w:val="00C8157E"/>
    <w:rsid w:val="00C8315E"/>
    <w:rsid w:val="00C83E81"/>
    <w:rsid w:val="00C866B0"/>
    <w:rsid w:val="00C86D56"/>
    <w:rsid w:val="00C87BB0"/>
    <w:rsid w:val="00C87C33"/>
    <w:rsid w:val="00C87D57"/>
    <w:rsid w:val="00C87E32"/>
    <w:rsid w:val="00C9009F"/>
    <w:rsid w:val="00C90B46"/>
    <w:rsid w:val="00C91993"/>
    <w:rsid w:val="00C91A19"/>
    <w:rsid w:val="00C91ECC"/>
    <w:rsid w:val="00C931C9"/>
    <w:rsid w:val="00C93625"/>
    <w:rsid w:val="00C95FDF"/>
    <w:rsid w:val="00C973E4"/>
    <w:rsid w:val="00C9765B"/>
    <w:rsid w:val="00C97B3F"/>
    <w:rsid w:val="00C97E1B"/>
    <w:rsid w:val="00CA06B9"/>
    <w:rsid w:val="00CA083F"/>
    <w:rsid w:val="00CA0F5B"/>
    <w:rsid w:val="00CA1CE8"/>
    <w:rsid w:val="00CA2902"/>
    <w:rsid w:val="00CA3135"/>
    <w:rsid w:val="00CA3D7A"/>
    <w:rsid w:val="00CA4482"/>
    <w:rsid w:val="00CA47E4"/>
    <w:rsid w:val="00CA4DCB"/>
    <w:rsid w:val="00CA58F8"/>
    <w:rsid w:val="00CA6F78"/>
    <w:rsid w:val="00CA7601"/>
    <w:rsid w:val="00CA781F"/>
    <w:rsid w:val="00CA7E0D"/>
    <w:rsid w:val="00CB0E22"/>
    <w:rsid w:val="00CB18ED"/>
    <w:rsid w:val="00CB1C2D"/>
    <w:rsid w:val="00CB2DFA"/>
    <w:rsid w:val="00CB44EB"/>
    <w:rsid w:val="00CB5611"/>
    <w:rsid w:val="00CB5943"/>
    <w:rsid w:val="00CB605B"/>
    <w:rsid w:val="00CB672D"/>
    <w:rsid w:val="00CB6793"/>
    <w:rsid w:val="00CB6E2A"/>
    <w:rsid w:val="00CB7CF3"/>
    <w:rsid w:val="00CB7E13"/>
    <w:rsid w:val="00CB7E17"/>
    <w:rsid w:val="00CB7FBB"/>
    <w:rsid w:val="00CC08AE"/>
    <w:rsid w:val="00CC0CFC"/>
    <w:rsid w:val="00CC1905"/>
    <w:rsid w:val="00CC2EE1"/>
    <w:rsid w:val="00CC3056"/>
    <w:rsid w:val="00CC3076"/>
    <w:rsid w:val="00CC3A45"/>
    <w:rsid w:val="00CC3D73"/>
    <w:rsid w:val="00CC3E06"/>
    <w:rsid w:val="00CC576C"/>
    <w:rsid w:val="00CC59FD"/>
    <w:rsid w:val="00CC5BB9"/>
    <w:rsid w:val="00CC5D20"/>
    <w:rsid w:val="00CC611E"/>
    <w:rsid w:val="00CC6A6F"/>
    <w:rsid w:val="00CC75C5"/>
    <w:rsid w:val="00CC7EF1"/>
    <w:rsid w:val="00CD2522"/>
    <w:rsid w:val="00CD5C5A"/>
    <w:rsid w:val="00CD5CD4"/>
    <w:rsid w:val="00CD61A1"/>
    <w:rsid w:val="00CD6304"/>
    <w:rsid w:val="00CD7AC4"/>
    <w:rsid w:val="00CD7F9B"/>
    <w:rsid w:val="00CE1B61"/>
    <w:rsid w:val="00CE28DE"/>
    <w:rsid w:val="00CE33D8"/>
    <w:rsid w:val="00CE417B"/>
    <w:rsid w:val="00CE570C"/>
    <w:rsid w:val="00CE5982"/>
    <w:rsid w:val="00CE5C04"/>
    <w:rsid w:val="00CE7CB7"/>
    <w:rsid w:val="00CE7CFB"/>
    <w:rsid w:val="00CF0088"/>
    <w:rsid w:val="00CF1988"/>
    <w:rsid w:val="00CF1C26"/>
    <w:rsid w:val="00CF3EB7"/>
    <w:rsid w:val="00CF4609"/>
    <w:rsid w:val="00CF46A6"/>
    <w:rsid w:val="00CF5BF8"/>
    <w:rsid w:val="00CF68DF"/>
    <w:rsid w:val="00CF6C19"/>
    <w:rsid w:val="00D00229"/>
    <w:rsid w:val="00D003F4"/>
    <w:rsid w:val="00D00808"/>
    <w:rsid w:val="00D00A05"/>
    <w:rsid w:val="00D01A43"/>
    <w:rsid w:val="00D0259A"/>
    <w:rsid w:val="00D0369E"/>
    <w:rsid w:val="00D0436A"/>
    <w:rsid w:val="00D05A09"/>
    <w:rsid w:val="00D06B36"/>
    <w:rsid w:val="00D078D9"/>
    <w:rsid w:val="00D108D9"/>
    <w:rsid w:val="00D117DF"/>
    <w:rsid w:val="00D11B72"/>
    <w:rsid w:val="00D1291F"/>
    <w:rsid w:val="00D12C6C"/>
    <w:rsid w:val="00D12FD3"/>
    <w:rsid w:val="00D146BF"/>
    <w:rsid w:val="00D14758"/>
    <w:rsid w:val="00D15D91"/>
    <w:rsid w:val="00D16941"/>
    <w:rsid w:val="00D16F2F"/>
    <w:rsid w:val="00D17440"/>
    <w:rsid w:val="00D1747F"/>
    <w:rsid w:val="00D205DD"/>
    <w:rsid w:val="00D20803"/>
    <w:rsid w:val="00D21B4C"/>
    <w:rsid w:val="00D21C22"/>
    <w:rsid w:val="00D21E66"/>
    <w:rsid w:val="00D21FD5"/>
    <w:rsid w:val="00D2201D"/>
    <w:rsid w:val="00D22238"/>
    <w:rsid w:val="00D226E2"/>
    <w:rsid w:val="00D22A0A"/>
    <w:rsid w:val="00D24402"/>
    <w:rsid w:val="00D245D0"/>
    <w:rsid w:val="00D247EE"/>
    <w:rsid w:val="00D25E0B"/>
    <w:rsid w:val="00D260F6"/>
    <w:rsid w:val="00D315A5"/>
    <w:rsid w:val="00D31956"/>
    <w:rsid w:val="00D33882"/>
    <w:rsid w:val="00D33B7B"/>
    <w:rsid w:val="00D341AD"/>
    <w:rsid w:val="00D345AB"/>
    <w:rsid w:val="00D34EBE"/>
    <w:rsid w:val="00D35081"/>
    <w:rsid w:val="00D35270"/>
    <w:rsid w:val="00D35B38"/>
    <w:rsid w:val="00D40328"/>
    <w:rsid w:val="00D40A3D"/>
    <w:rsid w:val="00D40CEC"/>
    <w:rsid w:val="00D42419"/>
    <w:rsid w:val="00D425A2"/>
    <w:rsid w:val="00D4341A"/>
    <w:rsid w:val="00D4440E"/>
    <w:rsid w:val="00D44AC1"/>
    <w:rsid w:val="00D452F1"/>
    <w:rsid w:val="00D45A08"/>
    <w:rsid w:val="00D46793"/>
    <w:rsid w:val="00D46F2D"/>
    <w:rsid w:val="00D4753A"/>
    <w:rsid w:val="00D47CEB"/>
    <w:rsid w:val="00D527CC"/>
    <w:rsid w:val="00D53BF4"/>
    <w:rsid w:val="00D53EAF"/>
    <w:rsid w:val="00D5476B"/>
    <w:rsid w:val="00D569C9"/>
    <w:rsid w:val="00D56D18"/>
    <w:rsid w:val="00D60C35"/>
    <w:rsid w:val="00D61224"/>
    <w:rsid w:val="00D618EA"/>
    <w:rsid w:val="00D62595"/>
    <w:rsid w:val="00D63055"/>
    <w:rsid w:val="00D63FAF"/>
    <w:rsid w:val="00D66E2D"/>
    <w:rsid w:val="00D66ED8"/>
    <w:rsid w:val="00D710FD"/>
    <w:rsid w:val="00D71140"/>
    <w:rsid w:val="00D729D8"/>
    <w:rsid w:val="00D73292"/>
    <w:rsid w:val="00D739CA"/>
    <w:rsid w:val="00D73E6B"/>
    <w:rsid w:val="00D74FE4"/>
    <w:rsid w:val="00D75286"/>
    <w:rsid w:val="00D753FC"/>
    <w:rsid w:val="00D75BEC"/>
    <w:rsid w:val="00D77553"/>
    <w:rsid w:val="00D818D6"/>
    <w:rsid w:val="00D81A23"/>
    <w:rsid w:val="00D8239F"/>
    <w:rsid w:val="00D83205"/>
    <w:rsid w:val="00D83276"/>
    <w:rsid w:val="00D83645"/>
    <w:rsid w:val="00D8456B"/>
    <w:rsid w:val="00D8660E"/>
    <w:rsid w:val="00D8709C"/>
    <w:rsid w:val="00D907CD"/>
    <w:rsid w:val="00D90A26"/>
    <w:rsid w:val="00D921B3"/>
    <w:rsid w:val="00D92EEE"/>
    <w:rsid w:val="00D930C8"/>
    <w:rsid w:val="00D9443C"/>
    <w:rsid w:val="00D946A1"/>
    <w:rsid w:val="00D94DD7"/>
    <w:rsid w:val="00D956C8"/>
    <w:rsid w:val="00D96007"/>
    <w:rsid w:val="00D961FF"/>
    <w:rsid w:val="00D96A78"/>
    <w:rsid w:val="00D97AFD"/>
    <w:rsid w:val="00DA04A0"/>
    <w:rsid w:val="00DA0ED4"/>
    <w:rsid w:val="00DA1551"/>
    <w:rsid w:val="00DA1C65"/>
    <w:rsid w:val="00DA321E"/>
    <w:rsid w:val="00DA47B1"/>
    <w:rsid w:val="00DA5092"/>
    <w:rsid w:val="00DA53E8"/>
    <w:rsid w:val="00DA5A80"/>
    <w:rsid w:val="00DA69F8"/>
    <w:rsid w:val="00DA76E2"/>
    <w:rsid w:val="00DB0C97"/>
    <w:rsid w:val="00DB0CB7"/>
    <w:rsid w:val="00DB1322"/>
    <w:rsid w:val="00DB1DD6"/>
    <w:rsid w:val="00DB1EF8"/>
    <w:rsid w:val="00DB2743"/>
    <w:rsid w:val="00DB2F9F"/>
    <w:rsid w:val="00DB33C5"/>
    <w:rsid w:val="00DB4228"/>
    <w:rsid w:val="00DB4382"/>
    <w:rsid w:val="00DB4AF3"/>
    <w:rsid w:val="00DB52E3"/>
    <w:rsid w:val="00DB53DF"/>
    <w:rsid w:val="00DB5EEE"/>
    <w:rsid w:val="00DB69C8"/>
    <w:rsid w:val="00DB75EA"/>
    <w:rsid w:val="00DB77F0"/>
    <w:rsid w:val="00DC0244"/>
    <w:rsid w:val="00DC02B9"/>
    <w:rsid w:val="00DC0EF2"/>
    <w:rsid w:val="00DC11E0"/>
    <w:rsid w:val="00DC1B3A"/>
    <w:rsid w:val="00DC1C18"/>
    <w:rsid w:val="00DC3458"/>
    <w:rsid w:val="00DC37A6"/>
    <w:rsid w:val="00DC46E1"/>
    <w:rsid w:val="00DC6BD4"/>
    <w:rsid w:val="00DD04A7"/>
    <w:rsid w:val="00DD1298"/>
    <w:rsid w:val="00DD4F23"/>
    <w:rsid w:val="00DD62B7"/>
    <w:rsid w:val="00DD6899"/>
    <w:rsid w:val="00DD6A18"/>
    <w:rsid w:val="00DE0A80"/>
    <w:rsid w:val="00DE1765"/>
    <w:rsid w:val="00DE3A2D"/>
    <w:rsid w:val="00DE3BDB"/>
    <w:rsid w:val="00DE4B39"/>
    <w:rsid w:val="00DE5582"/>
    <w:rsid w:val="00DE5782"/>
    <w:rsid w:val="00DE58AE"/>
    <w:rsid w:val="00DE5A1C"/>
    <w:rsid w:val="00DE657E"/>
    <w:rsid w:val="00DE6A96"/>
    <w:rsid w:val="00DE6DDD"/>
    <w:rsid w:val="00DE6EC2"/>
    <w:rsid w:val="00DE7B92"/>
    <w:rsid w:val="00DF0452"/>
    <w:rsid w:val="00DF056E"/>
    <w:rsid w:val="00DF0EF9"/>
    <w:rsid w:val="00DF1331"/>
    <w:rsid w:val="00DF1CE6"/>
    <w:rsid w:val="00DF2304"/>
    <w:rsid w:val="00DF3877"/>
    <w:rsid w:val="00DF49C8"/>
    <w:rsid w:val="00DF522C"/>
    <w:rsid w:val="00DF560F"/>
    <w:rsid w:val="00DF6C23"/>
    <w:rsid w:val="00E00260"/>
    <w:rsid w:val="00E004A7"/>
    <w:rsid w:val="00E005C8"/>
    <w:rsid w:val="00E00D50"/>
    <w:rsid w:val="00E00FE1"/>
    <w:rsid w:val="00E01BDB"/>
    <w:rsid w:val="00E01E60"/>
    <w:rsid w:val="00E02217"/>
    <w:rsid w:val="00E02A1F"/>
    <w:rsid w:val="00E02D02"/>
    <w:rsid w:val="00E03079"/>
    <w:rsid w:val="00E034DF"/>
    <w:rsid w:val="00E03659"/>
    <w:rsid w:val="00E0411C"/>
    <w:rsid w:val="00E04CBC"/>
    <w:rsid w:val="00E07053"/>
    <w:rsid w:val="00E078A8"/>
    <w:rsid w:val="00E133AA"/>
    <w:rsid w:val="00E13CDA"/>
    <w:rsid w:val="00E13E7D"/>
    <w:rsid w:val="00E143BA"/>
    <w:rsid w:val="00E14B8D"/>
    <w:rsid w:val="00E1576E"/>
    <w:rsid w:val="00E160E9"/>
    <w:rsid w:val="00E16C95"/>
    <w:rsid w:val="00E20B0F"/>
    <w:rsid w:val="00E210E6"/>
    <w:rsid w:val="00E21110"/>
    <w:rsid w:val="00E22AE4"/>
    <w:rsid w:val="00E2479E"/>
    <w:rsid w:val="00E24C0E"/>
    <w:rsid w:val="00E25931"/>
    <w:rsid w:val="00E2741B"/>
    <w:rsid w:val="00E27EDA"/>
    <w:rsid w:val="00E30525"/>
    <w:rsid w:val="00E3086A"/>
    <w:rsid w:val="00E308B7"/>
    <w:rsid w:val="00E30C2E"/>
    <w:rsid w:val="00E30FA6"/>
    <w:rsid w:val="00E31D34"/>
    <w:rsid w:val="00E33251"/>
    <w:rsid w:val="00E33957"/>
    <w:rsid w:val="00E34012"/>
    <w:rsid w:val="00E3431C"/>
    <w:rsid w:val="00E349B7"/>
    <w:rsid w:val="00E34B89"/>
    <w:rsid w:val="00E34E09"/>
    <w:rsid w:val="00E35393"/>
    <w:rsid w:val="00E354D6"/>
    <w:rsid w:val="00E35DEA"/>
    <w:rsid w:val="00E363FB"/>
    <w:rsid w:val="00E36976"/>
    <w:rsid w:val="00E376D0"/>
    <w:rsid w:val="00E3773E"/>
    <w:rsid w:val="00E40028"/>
    <w:rsid w:val="00E40593"/>
    <w:rsid w:val="00E4081B"/>
    <w:rsid w:val="00E4128F"/>
    <w:rsid w:val="00E415D1"/>
    <w:rsid w:val="00E42B4C"/>
    <w:rsid w:val="00E43894"/>
    <w:rsid w:val="00E43A94"/>
    <w:rsid w:val="00E4498A"/>
    <w:rsid w:val="00E4515F"/>
    <w:rsid w:val="00E472B1"/>
    <w:rsid w:val="00E4765A"/>
    <w:rsid w:val="00E5066D"/>
    <w:rsid w:val="00E50E4C"/>
    <w:rsid w:val="00E518DD"/>
    <w:rsid w:val="00E51A5B"/>
    <w:rsid w:val="00E52202"/>
    <w:rsid w:val="00E525F5"/>
    <w:rsid w:val="00E531DA"/>
    <w:rsid w:val="00E558CF"/>
    <w:rsid w:val="00E55AAB"/>
    <w:rsid w:val="00E564BC"/>
    <w:rsid w:val="00E569CD"/>
    <w:rsid w:val="00E60022"/>
    <w:rsid w:val="00E61428"/>
    <w:rsid w:val="00E628AB"/>
    <w:rsid w:val="00E630BF"/>
    <w:rsid w:val="00E63BCF"/>
    <w:rsid w:val="00E64670"/>
    <w:rsid w:val="00E65991"/>
    <w:rsid w:val="00E66ADB"/>
    <w:rsid w:val="00E67549"/>
    <w:rsid w:val="00E67A4B"/>
    <w:rsid w:val="00E743F2"/>
    <w:rsid w:val="00E747A1"/>
    <w:rsid w:val="00E75021"/>
    <w:rsid w:val="00E76E99"/>
    <w:rsid w:val="00E773FB"/>
    <w:rsid w:val="00E81539"/>
    <w:rsid w:val="00E81B99"/>
    <w:rsid w:val="00E825FA"/>
    <w:rsid w:val="00E848C9"/>
    <w:rsid w:val="00E8522E"/>
    <w:rsid w:val="00E85FE2"/>
    <w:rsid w:val="00E8623A"/>
    <w:rsid w:val="00E86897"/>
    <w:rsid w:val="00E870B1"/>
    <w:rsid w:val="00E8770C"/>
    <w:rsid w:val="00E87A20"/>
    <w:rsid w:val="00E90332"/>
    <w:rsid w:val="00E90E54"/>
    <w:rsid w:val="00E90E69"/>
    <w:rsid w:val="00E90E9C"/>
    <w:rsid w:val="00E9158D"/>
    <w:rsid w:val="00E915D0"/>
    <w:rsid w:val="00E92E3D"/>
    <w:rsid w:val="00E93312"/>
    <w:rsid w:val="00E93BD5"/>
    <w:rsid w:val="00E9437A"/>
    <w:rsid w:val="00E947FC"/>
    <w:rsid w:val="00E94EE2"/>
    <w:rsid w:val="00E95A56"/>
    <w:rsid w:val="00E9632E"/>
    <w:rsid w:val="00E979C3"/>
    <w:rsid w:val="00EA0124"/>
    <w:rsid w:val="00EA09EE"/>
    <w:rsid w:val="00EA0BB2"/>
    <w:rsid w:val="00EA1195"/>
    <w:rsid w:val="00EA18AF"/>
    <w:rsid w:val="00EA1C9F"/>
    <w:rsid w:val="00EA23AF"/>
    <w:rsid w:val="00EA2F8B"/>
    <w:rsid w:val="00EA43DA"/>
    <w:rsid w:val="00EA47EE"/>
    <w:rsid w:val="00EA712F"/>
    <w:rsid w:val="00EA7F1E"/>
    <w:rsid w:val="00EB17A2"/>
    <w:rsid w:val="00EB1A48"/>
    <w:rsid w:val="00EB309B"/>
    <w:rsid w:val="00EB397A"/>
    <w:rsid w:val="00EB3E0C"/>
    <w:rsid w:val="00EB406C"/>
    <w:rsid w:val="00EB48AB"/>
    <w:rsid w:val="00EB5865"/>
    <w:rsid w:val="00EB6077"/>
    <w:rsid w:val="00EB6830"/>
    <w:rsid w:val="00EB70B3"/>
    <w:rsid w:val="00EC009B"/>
    <w:rsid w:val="00EC0C4E"/>
    <w:rsid w:val="00EC1926"/>
    <w:rsid w:val="00EC1C9C"/>
    <w:rsid w:val="00EC208B"/>
    <w:rsid w:val="00EC2677"/>
    <w:rsid w:val="00EC3498"/>
    <w:rsid w:val="00EC38F7"/>
    <w:rsid w:val="00EC487E"/>
    <w:rsid w:val="00EC5001"/>
    <w:rsid w:val="00EC5B22"/>
    <w:rsid w:val="00EC62CD"/>
    <w:rsid w:val="00EC6814"/>
    <w:rsid w:val="00EC6A41"/>
    <w:rsid w:val="00EC6C81"/>
    <w:rsid w:val="00EC6D83"/>
    <w:rsid w:val="00ED123E"/>
    <w:rsid w:val="00ED15CA"/>
    <w:rsid w:val="00ED1963"/>
    <w:rsid w:val="00ED1F05"/>
    <w:rsid w:val="00ED248D"/>
    <w:rsid w:val="00ED2C5C"/>
    <w:rsid w:val="00ED2CED"/>
    <w:rsid w:val="00ED2D2F"/>
    <w:rsid w:val="00ED2F4D"/>
    <w:rsid w:val="00ED3625"/>
    <w:rsid w:val="00ED4BC4"/>
    <w:rsid w:val="00ED53D0"/>
    <w:rsid w:val="00ED6118"/>
    <w:rsid w:val="00ED6605"/>
    <w:rsid w:val="00ED68B8"/>
    <w:rsid w:val="00ED6EBF"/>
    <w:rsid w:val="00ED75E9"/>
    <w:rsid w:val="00ED79E2"/>
    <w:rsid w:val="00EE1702"/>
    <w:rsid w:val="00EE1762"/>
    <w:rsid w:val="00EE1BDF"/>
    <w:rsid w:val="00EE3572"/>
    <w:rsid w:val="00EE3696"/>
    <w:rsid w:val="00EE3A06"/>
    <w:rsid w:val="00EE3B58"/>
    <w:rsid w:val="00EE4D25"/>
    <w:rsid w:val="00EE58BF"/>
    <w:rsid w:val="00EE595A"/>
    <w:rsid w:val="00EE63A2"/>
    <w:rsid w:val="00EE729B"/>
    <w:rsid w:val="00EE7448"/>
    <w:rsid w:val="00EF027C"/>
    <w:rsid w:val="00EF0377"/>
    <w:rsid w:val="00EF1633"/>
    <w:rsid w:val="00EF2A05"/>
    <w:rsid w:val="00EF36E1"/>
    <w:rsid w:val="00EF425A"/>
    <w:rsid w:val="00EF4A78"/>
    <w:rsid w:val="00EF6B3D"/>
    <w:rsid w:val="00EF6B81"/>
    <w:rsid w:val="00EF7311"/>
    <w:rsid w:val="00F01304"/>
    <w:rsid w:val="00F01394"/>
    <w:rsid w:val="00F04FD6"/>
    <w:rsid w:val="00F05571"/>
    <w:rsid w:val="00F06A88"/>
    <w:rsid w:val="00F0718B"/>
    <w:rsid w:val="00F07358"/>
    <w:rsid w:val="00F10CDE"/>
    <w:rsid w:val="00F11DFC"/>
    <w:rsid w:val="00F12D97"/>
    <w:rsid w:val="00F13577"/>
    <w:rsid w:val="00F13ACE"/>
    <w:rsid w:val="00F15204"/>
    <w:rsid w:val="00F155B0"/>
    <w:rsid w:val="00F15907"/>
    <w:rsid w:val="00F177C9"/>
    <w:rsid w:val="00F17DAF"/>
    <w:rsid w:val="00F2008F"/>
    <w:rsid w:val="00F21012"/>
    <w:rsid w:val="00F21326"/>
    <w:rsid w:val="00F22E18"/>
    <w:rsid w:val="00F2334C"/>
    <w:rsid w:val="00F24606"/>
    <w:rsid w:val="00F24A57"/>
    <w:rsid w:val="00F251DD"/>
    <w:rsid w:val="00F252A3"/>
    <w:rsid w:val="00F25369"/>
    <w:rsid w:val="00F25410"/>
    <w:rsid w:val="00F25AC9"/>
    <w:rsid w:val="00F26DDE"/>
    <w:rsid w:val="00F276CF"/>
    <w:rsid w:val="00F31A92"/>
    <w:rsid w:val="00F31F3A"/>
    <w:rsid w:val="00F322CF"/>
    <w:rsid w:val="00F3398A"/>
    <w:rsid w:val="00F33A24"/>
    <w:rsid w:val="00F33F32"/>
    <w:rsid w:val="00F33F68"/>
    <w:rsid w:val="00F35209"/>
    <w:rsid w:val="00F3595C"/>
    <w:rsid w:val="00F36BA6"/>
    <w:rsid w:val="00F3713D"/>
    <w:rsid w:val="00F3756B"/>
    <w:rsid w:val="00F379C3"/>
    <w:rsid w:val="00F4042B"/>
    <w:rsid w:val="00F40BD0"/>
    <w:rsid w:val="00F43376"/>
    <w:rsid w:val="00F43DBC"/>
    <w:rsid w:val="00F44008"/>
    <w:rsid w:val="00F44977"/>
    <w:rsid w:val="00F464C1"/>
    <w:rsid w:val="00F47AD9"/>
    <w:rsid w:val="00F504AC"/>
    <w:rsid w:val="00F50866"/>
    <w:rsid w:val="00F50F96"/>
    <w:rsid w:val="00F5183E"/>
    <w:rsid w:val="00F51EA3"/>
    <w:rsid w:val="00F52130"/>
    <w:rsid w:val="00F522AF"/>
    <w:rsid w:val="00F52C63"/>
    <w:rsid w:val="00F5422D"/>
    <w:rsid w:val="00F547B6"/>
    <w:rsid w:val="00F55FE7"/>
    <w:rsid w:val="00F560AB"/>
    <w:rsid w:val="00F568F2"/>
    <w:rsid w:val="00F56D43"/>
    <w:rsid w:val="00F60511"/>
    <w:rsid w:val="00F60898"/>
    <w:rsid w:val="00F61505"/>
    <w:rsid w:val="00F61A69"/>
    <w:rsid w:val="00F632A2"/>
    <w:rsid w:val="00F63A01"/>
    <w:rsid w:val="00F64CF2"/>
    <w:rsid w:val="00F651AF"/>
    <w:rsid w:val="00F65796"/>
    <w:rsid w:val="00F66A23"/>
    <w:rsid w:val="00F66F60"/>
    <w:rsid w:val="00F6784D"/>
    <w:rsid w:val="00F679CE"/>
    <w:rsid w:val="00F70771"/>
    <w:rsid w:val="00F70983"/>
    <w:rsid w:val="00F712C4"/>
    <w:rsid w:val="00F72E83"/>
    <w:rsid w:val="00F72FF9"/>
    <w:rsid w:val="00F741C5"/>
    <w:rsid w:val="00F7477F"/>
    <w:rsid w:val="00F74A7B"/>
    <w:rsid w:val="00F74B43"/>
    <w:rsid w:val="00F761F4"/>
    <w:rsid w:val="00F76D36"/>
    <w:rsid w:val="00F77514"/>
    <w:rsid w:val="00F77981"/>
    <w:rsid w:val="00F83D76"/>
    <w:rsid w:val="00F843B9"/>
    <w:rsid w:val="00F858E9"/>
    <w:rsid w:val="00F85B61"/>
    <w:rsid w:val="00F862BC"/>
    <w:rsid w:val="00F8694B"/>
    <w:rsid w:val="00F86EEB"/>
    <w:rsid w:val="00F86FCB"/>
    <w:rsid w:val="00F870B6"/>
    <w:rsid w:val="00F870B9"/>
    <w:rsid w:val="00F8784F"/>
    <w:rsid w:val="00F9012E"/>
    <w:rsid w:val="00F90566"/>
    <w:rsid w:val="00F90E28"/>
    <w:rsid w:val="00F91412"/>
    <w:rsid w:val="00F91443"/>
    <w:rsid w:val="00F91E83"/>
    <w:rsid w:val="00F9223E"/>
    <w:rsid w:val="00F9387A"/>
    <w:rsid w:val="00F93941"/>
    <w:rsid w:val="00F94115"/>
    <w:rsid w:val="00F9426B"/>
    <w:rsid w:val="00F9489B"/>
    <w:rsid w:val="00F95126"/>
    <w:rsid w:val="00F957DF"/>
    <w:rsid w:val="00F95C26"/>
    <w:rsid w:val="00F96334"/>
    <w:rsid w:val="00F964CD"/>
    <w:rsid w:val="00F96CCB"/>
    <w:rsid w:val="00F96E86"/>
    <w:rsid w:val="00FA014A"/>
    <w:rsid w:val="00FA016B"/>
    <w:rsid w:val="00FA07E0"/>
    <w:rsid w:val="00FA164A"/>
    <w:rsid w:val="00FA2757"/>
    <w:rsid w:val="00FA2D2D"/>
    <w:rsid w:val="00FA2FAD"/>
    <w:rsid w:val="00FA358E"/>
    <w:rsid w:val="00FA3B94"/>
    <w:rsid w:val="00FA3D34"/>
    <w:rsid w:val="00FA431D"/>
    <w:rsid w:val="00FA51FF"/>
    <w:rsid w:val="00FA54FA"/>
    <w:rsid w:val="00FA680C"/>
    <w:rsid w:val="00FA6A10"/>
    <w:rsid w:val="00FB050F"/>
    <w:rsid w:val="00FB0AE6"/>
    <w:rsid w:val="00FB10F4"/>
    <w:rsid w:val="00FB13AE"/>
    <w:rsid w:val="00FB1C32"/>
    <w:rsid w:val="00FB3091"/>
    <w:rsid w:val="00FB312B"/>
    <w:rsid w:val="00FB427B"/>
    <w:rsid w:val="00FB4480"/>
    <w:rsid w:val="00FB4BAE"/>
    <w:rsid w:val="00FB5188"/>
    <w:rsid w:val="00FB5629"/>
    <w:rsid w:val="00FB6D11"/>
    <w:rsid w:val="00FB733E"/>
    <w:rsid w:val="00FC01B7"/>
    <w:rsid w:val="00FC08EE"/>
    <w:rsid w:val="00FC31EA"/>
    <w:rsid w:val="00FC351B"/>
    <w:rsid w:val="00FC3663"/>
    <w:rsid w:val="00FC5154"/>
    <w:rsid w:val="00FC6BE9"/>
    <w:rsid w:val="00FC6E6C"/>
    <w:rsid w:val="00FC7804"/>
    <w:rsid w:val="00FC7A0D"/>
    <w:rsid w:val="00FD00E0"/>
    <w:rsid w:val="00FD1183"/>
    <w:rsid w:val="00FD1BD5"/>
    <w:rsid w:val="00FD1D6B"/>
    <w:rsid w:val="00FD3CD4"/>
    <w:rsid w:val="00FD4905"/>
    <w:rsid w:val="00FD4F26"/>
    <w:rsid w:val="00FD5CB0"/>
    <w:rsid w:val="00FD5ED3"/>
    <w:rsid w:val="00FD6111"/>
    <w:rsid w:val="00FD6665"/>
    <w:rsid w:val="00FD6B27"/>
    <w:rsid w:val="00FD7590"/>
    <w:rsid w:val="00FE0EA6"/>
    <w:rsid w:val="00FE15AF"/>
    <w:rsid w:val="00FE2EE9"/>
    <w:rsid w:val="00FE38D1"/>
    <w:rsid w:val="00FE4E82"/>
    <w:rsid w:val="00FE590A"/>
    <w:rsid w:val="00FE5C07"/>
    <w:rsid w:val="00FE5FD3"/>
    <w:rsid w:val="00FE617F"/>
    <w:rsid w:val="00FE6D63"/>
    <w:rsid w:val="00FE7982"/>
    <w:rsid w:val="00FE7A3A"/>
    <w:rsid w:val="00FE7C0A"/>
    <w:rsid w:val="00FE7DEA"/>
    <w:rsid w:val="00FF0FE5"/>
    <w:rsid w:val="00FF1353"/>
    <w:rsid w:val="00FF22BB"/>
    <w:rsid w:val="00FF237D"/>
    <w:rsid w:val="00FF2877"/>
    <w:rsid w:val="00FF28FF"/>
    <w:rsid w:val="00FF38AC"/>
    <w:rsid w:val="00FF4AF4"/>
    <w:rsid w:val="00FF5116"/>
    <w:rsid w:val="00FF613C"/>
    <w:rsid w:val="00FF6E08"/>
    <w:rsid w:val="00FF6F70"/>
    <w:rsid w:val="0785C2C2"/>
    <w:rsid w:val="08568A3F"/>
    <w:rsid w:val="09763ADA"/>
    <w:rsid w:val="09A34CE6"/>
    <w:rsid w:val="09D4681F"/>
    <w:rsid w:val="0A3FA9EA"/>
    <w:rsid w:val="0BC3D974"/>
    <w:rsid w:val="12C50650"/>
    <w:rsid w:val="13B4D744"/>
    <w:rsid w:val="1487256C"/>
    <w:rsid w:val="14AB979A"/>
    <w:rsid w:val="14FA441E"/>
    <w:rsid w:val="1744D23F"/>
    <w:rsid w:val="19DE563F"/>
    <w:rsid w:val="1A5807C6"/>
    <w:rsid w:val="1AAC2A85"/>
    <w:rsid w:val="1ACCE381"/>
    <w:rsid w:val="1CACD892"/>
    <w:rsid w:val="216D75F2"/>
    <w:rsid w:val="2185DF5F"/>
    <w:rsid w:val="22751B71"/>
    <w:rsid w:val="23AC1C3E"/>
    <w:rsid w:val="27BCDE7B"/>
    <w:rsid w:val="298E69CB"/>
    <w:rsid w:val="29E2C122"/>
    <w:rsid w:val="2A4E7976"/>
    <w:rsid w:val="2C2B2E5B"/>
    <w:rsid w:val="31EB8975"/>
    <w:rsid w:val="325649A2"/>
    <w:rsid w:val="3396A4F8"/>
    <w:rsid w:val="357FA122"/>
    <w:rsid w:val="36BCE576"/>
    <w:rsid w:val="3A78ECBA"/>
    <w:rsid w:val="3C9645B8"/>
    <w:rsid w:val="3E403C34"/>
    <w:rsid w:val="42B6F192"/>
    <w:rsid w:val="4351CDFB"/>
    <w:rsid w:val="46FDF692"/>
    <w:rsid w:val="49633DCD"/>
    <w:rsid w:val="4CB22A99"/>
    <w:rsid w:val="50105204"/>
    <w:rsid w:val="5503BD33"/>
    <w:rsid w:val="5A065EB8"/>
    <w:rsid w:val="5B684BF4"/>
    <w:rsid w:val="5E99BE70"/>
    <w:rsid w:val="5F9C5405"/>
    <w:rsid w:val="63AEA06C"/>
    <w:rsid w:val="63CDFB55"/>
    <w:rsid w:val="662A1742"/>
    <w:rsid w:val="7153FB8B"/>
    <w:rsid w:val="73431104"/>
    <w:rsid w:val="7505E4CB"/>
    <w:rsid w:val="7C636E92"/>
    <w:rsid w:val="7CB60FA6"/>
    <w:rsid w:val="7DB8FF45"/>
    <w:rsid w:val="7EE0CF81"/>
  </w:rsids>
  <m:mathPr>
    <m:mathFont m:val="Cambria Math"/>
    <m:brkBin m:val="before"/>
    <m:brkBinSub m:val="--"/>
    <m:smallFrac m:val="0"/>
    <m:dispDef/>
    <m:lMargin m:val="0"/>
    <m:rMargin m:val="0"/>
    <m:defJc m:val="centerGroup"/>
    <m:wrapIndent m:val="1440"/>
    <m:intLim m:val="subSup"/>
    <m:naryLim m:val="undOvr"/>
  </m:mathPr>
  <w:themeFontLang w:val="en-N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5DAAFE"/>
  <w15:chartTrackingRefBased/>
  <w15:docId w15:val="{27B371B3-C415-414B-B780-6DA0E3973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qFormat="1"/>
    <w:lsdException w:name="List 3" w:semiHidden="1" w:unhideWhenUsed="1" w:qFormat="1"/>
    <w:lsdException w:name="List 4" w:semiHidden="1" w:unhideWhenUsed="1" w:qFormat="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1724"/>
    <w:pPr>
      <w:spacing w:before="160" w:after="200" w:line="280" w:lineRule="atLeast"/>
      <w:jc w:val="both"/>
    </w:pPr>
    <w:rPr>
      <w:rFonts w:ascii="Verdana" w:hAnsi="Verdana"/>
      <w:color w:val="000000" w:themeColor="text1"/>
      <w:sz w:val="20"/>
    </w:rPr>
  </w:style>
  <w:style w:type="paragraph" w:styleId="Heading1">
    <w:name w:val="heading 1"/>
    <w:basedOn w:val="Title"/>
    <w:link w:val="Heading1Char"/>
    <w:uiPriority w:val="9"/>
    <w:qFormat/>
    <w:rsid w:val="00601724"/>
    <w:pPr>
      <w:keepNext/>
      <w:keepLines/>
      <w:spacing w:before="360" w:after="200" w:line="240" w:lineRule="auto"/>
      <w:contextualSpacing w:val="0"/>
      <w:jc w:val="both"/>
      <w:outlineLvl w:val="0"/>
    </w:pPr>
    <w:rPr>
      <w:sz w:val="20"/>
      <w:szCs w:val="32"/>
    </w:rPr>
  </w:style>
  <w:style w:type="paragraph" w:styleId="Heading2">
    <w:name w:val="heading 2"/>
    <w:basedOn w:val="Heading1"/>
    <w:next w:val="Normal"/>
    <w:link w:val="Heading2Char"/>
    <w:uiPriority w:val="9"/>
    <w:qFormat/>
    <w:rsid w:val="00601724"/>
    <w:pPr>
      <w:spacing w:before="500"/>
      <w:jc w:val="left"/>
      <w:outlineLvl w:val="1"/>
    </w:pPr>
    <w:rPr>
      <w:rFonts w:eastAsia="Times New Roman" w:cs="Arial"/>
      <w:caps w:val="0"/>
      <w:spacing w:val="0"/>
      <w:kern w:val="0"/>
      <w:szCs w:val="18"/>
    </w:rPr>
  </w:style>
  <w:style w:type="paragraph" w:styleId="Heading3">
    <w:name w:val="heading 3"/>
    <w:basedOn w:val="Normal"/>
    <w:link w:val="Heading3Char"/>
    <w:uiPriority w:val="9"/>
    <w:rsid w:val="00601724"/>
    <w:pPr>
      <w:numPr>
        <w:numId w:val="9"/>
      </w:numPr>
      <w:spacing w:after="120" w:line="240" w:lineRule="auto"/>
      <w:outlineLvl w:val="2"/>
    </w:pPr>
    <w:rPr>
      <w:rFonts w:ascii="Arial" w:eastAsia="Times New Roman" w:hAnsi="Arial" w:cs="Arial"/>
      <w:color w:val="auto"/>
      <w:kern w:val="0"/>
      <w:sz w:val="18"/>
      <w:szCs w:val="18"/>
    </w:rPr>
  </w:style>
  <w:style w:type="paragraph" w:styleId="Heading4">
    <w:name w:val="heading 4"/>
    <w:basedOn w:val="Heading3"/>
    <w:link w:val="Heading4Char"/>
    <w:uiPriority w:val="9"/>
    <w:rsid w:val="00601724"/>
    <w:pPr>
      <w:numPr>
        <w:ilvl w:val="1"/>
      </w:numPr>
      <w:outlineLvl w:val="3"/>
    </w:pPr>
  </w:style>
  <w:style w:type="paragraph" w:styleId="Heading5">
    <w:name w:val="heading 5"/>
    <w:basedOn w:val="Normal"/>
    <w:next w:val="Normal"/>
    <w:link w:val="Heading5Char"/>
    <w:uiPriority w:val="9"/>
    <w:unhideWhenUsed/>
    <w:rsid w:val="0060172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601724"/>
    <w:pPr>
      <w:spacing w:before="480" w:after="480" w:line="360" w:lineRule="auto"/>
      <w:contextualSpacing/>
      <w:jc w:val="center"/>
    </w:pPr>
    <w:rPr>
      <w:rFonts w:eastAsiaTheme="majorEastAsia" w:cstheme="majorBidi"/>
      <w:b/>
      <w:caps/>
      <w:spacing w:val="-10"/>
      <w:kern w:val="28"/>
      <w:sz w:val="24"/>
      <w:szCs w:val="56"/>
    </w:rPr>
  </w:style>
  <w:style w:type="character" w:customStyle="1" w:styleId="TitleChar">
    <w:name w:val="Title Char"/>
    <w:basedOn w:val="DefaultParagraphFont"/>
    <w:link w:val="Title"/>
    <w:uiPriority w:val="10"/>
    <w:rsid w:val="00601724"/>
    <w:rPr>
      <w:rFonts w:ascii="Verdana" w:eastAsiaTheme="majorEastAsia" w:hAnsi="Verdana" w:cstheme="majorBidi"/>
      <w:b/>
      <w:caps/>
      <w:color w:val="000000" w:themeColor="text1"/>
      <w:spacing w:val="-10"/>
      <w:kern w:val="28"/>
      <w:sz w:val="24"/>
      <w:szCs w:val="56"/>
    </w:rPr>
  </w:style>
  <w:style w:type="character" w:customStyle="1" w:styleId="Heading1Char">
    <w:name w:val="Heading 1 Char"/>
    <w:basedOn w:val="DefaultParagraphFont"/>
    <w:link w:val="Heading1"/>
    <w:uiPriority w:val="9"/>
    <w:rsid w:val="00601724"/>
    <w:rPr>
      <w:rFonts w:ascii="Verdana" w:eastAsiaTheme="majorEastAsia" w:hAnsi="Verdana" w:cstheme="majorBidi"/>
      <w:b/>
      <w:caps/>
      <w:color w:val="000000" w:themeColor="text1"/>
      <w:spacing w:val="-10"/>
      <w:kern w:val="28"/>
      <w:sz w:val="20"/>
      <w:szCs w:val="32"/>
    </w:rPr>
  </w:style>
  <w:style w:type="paragraph" w:customStyle="1" w:styleId="Paragraph">
    <w:name w:val="Paragraph"/>
    <w:basedOn w:val="Normal"/>
    <w:link w:val="ParagraphChar"/>
    <w:rsid w:val="00601724"/>
    <w:pPr>
      <w:spacing w:after="120"/>
    </w:pPr>
    <w:rPr>
      <w:rFonts w:ascii="Arial" w:eastAsiaTheme="minorEastAsia" w:hAnsi="Arial" w:cs="Times New Roman"/>
      <w:color w:val="4D4D4D"/>
      <w:kern w:val="0"/>
      <w:szCs w:val="20"/>
    </w:rPr>
  </w:style>
  <w:style w:type="character" w:customStyle="1" w:styleId="ParagraphChar">
    <w:name w:val="Paragraph Char"/>
    <w:link w:val="Paragraph"/>
    <w:locked/>
    <w:rsid w:val="00601724"/>
    <w:rPr>
      <w:rFonts w:ascii="Arial" w:eastAsiaTheme="minorEastAsia" w:hAnsi="Arial" w:cs="Times New Roman"/>
      <w:color w:val="4D4D4D"/>
      <w:kern w:val="0"/>
      <w:sz w:val="20"/>
      <w:szCs w:val="20"/>
    </w:rPr>
  </w:style>
  <w:style w:type="character" w:customStyle="1" w:styleId="Heading2Char">
    <w:name w:val="Heading 2 Char"/>
    <w:basedOn w:val="DefaultParagraphFont"/>
    <w:link w:val="Heading2"/>
    <w:uiPriority w:val="9"/>
    <w:rsid w:val="00601724"/>
    <w:rPr>
      <w:rFonts w:ascii="Verdana" w:eastAsia="Times New Roman" w:hAnsi="Verdana" w:cs="Arial"/>
      <w:b/>
      <w:color w:val="000000" w:themeColor="text1"/>
      <w:kern w:val="0"/>
      <w:sz w:val="20"/>
      <w:szCs w:val="18"/>
    </w:rPr>
  </w:style>
  <w:style w:type="character" w:customStyle="1" w:styleId="Heading3Char">
    <w:name w:val="Heading 3 Char"/>
    <w:basedOn w:val="DefaultParagraphFont"/>
    <w:link w:val="Heading3"/>
    <w:uiPriority w:val="9"/>
    <w:rsid w:val="00601724"/>
    <w:rPr>
      <w:rFonts w:ascii="Arial" w:eastAsia="Times New Roman" w:hAnsi="Arial" w:cs="Arial"/>
      <w:kern w:val="0"/>
      <w:sz w:val="18"/>
      <w:szCs w:val="18"/>
    </w:rPr>
  </w:style>
  <w:style w:type="character" w:customStyle="1" w:styleId="Heading4Char">
    <w:name w:val="Heading 4 Char"/>
    <w:basedOn w:val="DefaultParagraphFont"/>
    <w:link w:val="Heading4"/>
    <w:uiPriority w:val="9"/>
    <w:rsid w:val="00601724"/>
    <w:rPr>
      <w:rFonts w:ascii="Arial" w:eastAsia="Times New Roman" w:hAnsi="Arial" w:cs="Arial"/>
      <w:kern w:val="0"/>
      <w:sz w:val="18"/>
      <w:szCs w:val="18"/>
    </w:rPr>
  </w:style>
  <w:style w:type="paragraph" w:styleId="BodyText">
    <w:name w:val="Body Text"/>
    <w:basedOn w:val="Normal"/>
    <w:link w:val="BodyTextChar"/>
    <w:uiPriority w:val="1"/>
    <w:rsid w:val="00601724"/>
    <w:pPr>
      <w:widowControl w:val="0"/>
      <w:autoSpaceDE w:val="0"/>
      <w:autoSpaceDN w:val="0"/>
      <w:adjustRightInd w:val="0"/>
      <w:spacing w:after="0" w:line="240" w:lineRule="auto"/>
      <w:ind w:left="679" w:hanging="567"/>
    </w:pPr>
    <w:rPr>
      <w:rFonts w:ascii="Calibri" w:eastAsiaTheme="minorEastAsia" w:hAnsi="Calibri" w:cs="Calibri"/>
      <w:color w:val="auto"/>
      <w:kern w:val="0"/>
      <w:sz w:val="24"/>
      <w:szCs w:val="24"/>
      <w:lang w:eastAsia="en-NZ"/>
    </w:rPr>
  </w:style>
  <w:style w:type="character" w:customStyle="1" w:styleId="BodyTextChar">
    <w:name w:val="Body Text Char"/>
    <w:basedOn w:val="DefaultParagraphFont"/>
    <w:link w:val="BodyText"/>
    <w:uiPriority w:val="1"/>
    <w:rsid w:val="00601724"/>
    <w:rPr>
      <w:rFonts w:ascii="Calibri" w:eastAsiaTheme="minorEastAsia" w:hAnsi="Calibri" w:cs="Calibri"/>
      <w:kern w:val="0"/>
      <w:sz w:val="24"/>
      <w:szCs w:val="24"/>
      <w:lang w:eastAsia="en-NZ"/>
    </w:rPr>
  </w:style>
  <w:style w:type="table" w:styleId="TableGrid">
    <w:name w:val="Table Grid"/>
    <w:basedOn w:val="TableNormal"/>
    <w:uiPriority w:val="59"/>
    <w:rsid w:val="006017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0172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01724"/>
    <w:rPr>
      <w:rFonts w:ascii="Segoe UI" w:hAnsi="Segoe UI" w:cs="Segoe UI"/>
      <w:color w:val="000000" w:themeColor="text1"/>
      <w:sz w:val="18"/>
      <w:szCs w:val="18"/>
    </w:rPr>
  </w:style>
  <w:style w:type="paragraph" w:customStyle="1" w:styleId="ListIntroduction">
    <w:name w:val="List Introduction"/>
    <w:basedOn w:val="Normal"/>
    <w:link w:val="ListIntroductionChar"/>
    <w:qFormat/>
    <w:rsid w:val="00601724"/>
    <w:pPr>
      <w:widowControl w:val="0"/>
      <w:numPr>
        <w:numId w:val="11"/>
      </w:numPr>
    </w:pPr>
    <w:rPr>
      <w:rFonts w:eastAsiaTheme="minorEastAsia" w:cs="Arial"/>
      <w:kern w:val="0"/>
      <w:szCs w:val="20"/>
    </w:rPr>
  </w:style>
  <w:style w:type="character" w:customStyle="1" w:styleId="ListIntroductionChar">
    <w:name w:val="List Introduction Char"/>
    <w:basedOn w:val="DefaultParagraphFont"/>
    <w:link w:val="ListIntroduction"/>
    <w:rsid w:val="00601724"/>
    <w:rPr>
      <w:rFonts w:ascii="Verdana" w:eastAsiaTheme="minorEastAsia" w:hAnsi="Verdana" w:cs="Arial"/>
      <w:color w:val="000000" w:themeColor="text1"/>
      <w:kern w:val="0"/>
      <w:sz w:val="20"/>
      <w:szCs w:val="20"/>
    </w:rPr>
  </w:style>
  <w:style w:type="paragraph" w:styleId="List">
    <w:name w:val="List"/>
    <w:basedOn w:val="Normal"/>
    <w:uiPriority w:val="99"/>
    <w:unhideWhenUsed/>
    <w:rsid w:val="00601724"/>
    <w:pPr>
      <w:ind w:left="283" w:hanging="283"/>
      <w:contextualSpacing/>
    </w:pPr>
  </w:style>
  <w:style w:type="paragraph" w:customStyle="1" w:styleId="ClauseHeading">
    <w:name w:val="Clause Heading"/>
    <w:link w:val="ClauseHeadingChar"/>
    <w:qFormat/>
    <w:rsid w:val="00601724"/>
    <w:pPr>
      <w:keepNext/>
      <w:numPr>
        <w:numId w:val="10"/>
      </w:numPr>
      <w:spacing w:after="80" w:line="120" w:lineRule="atLeast"/>
      <w:ind w:left="567"/>
      <w:jc w:val="both"/>
      <w:outlineLvl w:val="1"/>
    </w:pPr>
    <w:rPr>
      <w:rFonts w:ascii="Verdana" w:hAnsi="Verdana"/>
      <w:b/>
      <w:caps/>
      <w:color w:val="000000" w:themeColor="text1"/>
      <w:sz w:val="18"/>
    </w:rPr>
  </w:style>
  <w:style w:type="character" w:customStyle="1" w:styleId="ClauseHeadingChar">
    <w:name w:val="Clause Heading Char"/>
    <w:basedOn w:val="DefaultParagraphFont"/>
    <w:link w:val="ClauseHeading"/>
    <w:rsid w:val="00601724"/>
    <w:rPr>
      <w:rFonts w:ascii="Verdana" w:hAnsi="Verdana"/>
      <w:b/>
      <w:caps/>
      <w:color w:val="000000" w:themeColor="text1"/>
      <w:sz w:val="18"/>
    </w:rPr>
  </w:style>
  <w:style w:type="paragraph" w:styleId="ListParagraph">
    <w:name w:val="List Paragraph"/>
    <w:basedOn w:val="Normal"/>
    <w:uiPriority w:val="1"/>
    <w:rsid w:val="00601724"/>
    <w:pPr>
      <w:ind w:left="720"/>
      <w:contextualSpacing/>
    </w:pPr>
  </w:style>
  <w:style w:type="paragraph" w:styleId="List2">
    <w:name w:val="List 2"/>
    <w:basedOn w:val="Normal"/>
    <w:link w:val="List2Char"/>
    <w:uiPriority w:val="99"/>
    <w:unhideWhenUsed/>
    <w:qFormat/>
    <w:rsid w:val="00601724"/>
    <w:pPr>
      <w:numPr>
        <w:ilvl w:val="1"/>
        <w:numId w:val="10"/>
      </w:numPr>
      <w:spacing w:after="120" w:line="80" w:lineRule="atLeast"/>
      <w:outlineLvl w:val="2"/>
    </w:pPr>
    <w:rPr>
      <w:sz w:val="18"/>
    </w:rPr>
  </w:style>
  <w:style w:type="character" w:customStyle="1" w:styleId="List2Char">
    <w:name w:val="List 2 Char"/>
    <w:basedOn w:val="DefaultParagraphFont"/>
    <w:link w:val="List2"/>
    <w:uiPriority w:val="99"/>
    <w:rsid w:val="00601724"/>
    <w:rPr>
      <w:rFonts w:ascii="Verdana" w:hAnsi="Verdana"/>
      <w:color w:val="000000" w:themeColor="text1"/>
      <w:sz w:val="18"/>
    </w:rPr>
  </w:style>
  <w:style w:type="paragraph" w:customStyle="1" w:styleId="Clausenonumber">
    <w:name w:val="Clause no number"/>
    <w:basedOn w:val="Normal"/>
    <w:link w:val="ClausenonumberChar"/>
    <w:qFormat/>
    <w:rsid w:val="00601724"/>
    <w:pPr>
      <w:spacing w:after="120" w:line="80" w:lineRule="atLeast"/>
      <w:ind w:left="567"/>
    </w:pPr>
    <w:rPr>
      <w:sz w:val="18"/>
    </w:rPr>
  </w:style>
  <w:style w:type="character" w:customStyle="1" w:styleId="ClausenonumberChar">
    <w:name w:val="Clause no number Char"/>
    <w:basedOn w:val="List2Char"/>
    <w:link w:val="Clausenonumber"/>
    <w:rsid w:val="00601724"/>
    <w:rPr>
      <w:rFonts w:ascii="Verdana" w:hAnsi="Verdana"/>
      <w:color w:val="000000" w:themeColor="text1"/>
      <w:sz w:val="18"/>
    </w:rPr>
  </w:style>
  <w:style w:type="numbering" w:customStyle="1" w:styleId="Clauses">
    <w:name w:val="Clauses"/>
    <w:uiPriority w:val="99"/>
    <w:rsid w:val="00601724"/>
    <w:pPr>
      <w:numPr>
        <w:numId w:val="2"/>
      </w:numPr>
    </w:pPr>
  </w:style>
  <w:style w:type="paragraph" w:customStyle="1" w:styleId="GeneralTermsheading">
    <w:name w:val="General Terms heading"/>
    <w:link w:val="GeneralTermsheadingChar"/>
    <w:qFormat/>
    <w:rsid w:val="00601724"/>
    <w:pPr>
      <w:keepNext/>
      <w:kinsoku w:val="0"/>
      <w:overflowPunct w:val="0"/>
      <w:spacing w:after="80" w:line="120" w:lineRule="atLeast"/>
      <w:ind w:left="454" w:hanging="454"/>
      <w:outlineLvl w:val="0"/>
    </w:pPr>
    <w:rPr>
      <w:rFonts w:ascii="Verdana" w:eastAsiaTheme="majorEastAsia" w:hAnsi="Verdana" w:cs="Arial"/>
      <w:b/>
      <w:caps/>
      <w:color w:val="000000" w:themeColor="text1"/>
      <w:spacing w:val="-1"/>
      <w:kern w:val="28"/>
      <w:sz w:val="18"/>
      <w:szCs w:val="18"/>
    </w:rPr>
  </w:style>
  <w:style w:type="character" w:customStyle="1" w:styleId="GeneralTermsheadingChar">
    <w:name w:val="General Terms heading Char"/>
    <w:basedOn w:val="Heading1Char"/>
    <w:link w:val="GeneralTermsheading"/>
    <w:rsid w:val="00601724"/>
    <w:rPr>
      <w:rFonts w:ascii="Verdana" w:eastAsiaTheme="majorEastAsia" w:hAnsi="Verdana" w:cs="Arial"/>
      <w:b/>
      <w:caps/>
      <w:color w:val="000000" w:themeColor="text1"/>
      <w:spacing w:val="-1"/>
      <w:kern w:val="28"/>
      <w:sz w:val="18"/>
      <w:szCs w:val="18"/>
    </w:rPr>
  </w:style>
  <w:style w:type="paragraph" w:styleId="List3">
    <w:name w:val="List 3"/>
    <w:basedOn w:val="List2"/>
    <w:link w:val="List3Char"/>
    <w:uiPriority w:val="99"/>
    <w:unhideWhenUsed/>
    <w:qFormat/>
    <w:rsid w:val="00601724"/>
    <w:pPr>
      <w:numPr>
        <w:ilvl w:val="2"/>
      </w:numPr>
      <w:outlineLvl w:val="3"/>
    </w:pPr>
  </w:style>
  <w:style w:type="paragraph" w:styleId="List4">
    <w:name w:val="List 4"/>
    <w:basedOn w:val="List3"/>
    <w:link w:val="List4Char"/>
    <w:uiPriority w:val="99"/>
    <w:unhideWhenUsed/>
    <w:qFormat/>
    <w:rsid w:val="00601724"/>
    <w:pPr>
      <w:numPr>
        <w:ilvl w:val="3"/>
      </w:numPr>
      <w:outlineLvl w:val="4"/>
    </w:pPr>
  </w:style>
  <w:style w:type="paragraph" w:customStyle="1" w:styleId="Parties">
    <w:name w:val="Parties"/>
    <w:basedOn w:val="Normal"/>
    <w:link w:val="PartiesChar"/>
    <w:qFormat/>
    <w:rsid w:val="00601724"/>
    <w:pPr>
      <w:numPr>
        <w:numId w:val="13"/>
      </w:numPr>
      <w:tabs>
        <w:tab w:val="left" w:pos="567"/>
      </w:tabs>
    </w:pPr>
    <w:rPr>
      <w:rFonts w:eastAsiaTheme="minorEastAsia" w:cs="Arial"/>
      <w:kern w:val="0"/>
      <w:szCs w:val="20"/>
    </w:rPr>
  </w:style>
  <w:style w:type="character" w:customStyle="1" w:styleId="PartiesChar">
    <w:name w:val="Parties Char"/>
    <w:basedOn w:val="ListIntroductionChar"/>
    <w:link w:val="Parties"/>
    <w:rsid w:val="00601724"/>
    <w:rPr>
      <w:rFonts w:ascii="Verdana" w:eastAsiaTheme="minorEastAsia" w:hAnsi="Verdana" w:cs="Arial"/>
      <w:color w:val="000000" w:themeColor="text1"/>
      <w:kern w:val="0"/>
      <w:sz w:val="20"/>
      <w:szCs w:val="20"/>
    </w:rPr>
  </w:style>
  <w:style w:type="character" w:customStyle="1" w:styleId="Heading5Char">
    <w:name w:val="Heading 5 Char"/>
    <w:basedOn w:val="DefaultParagraphFont"/>
    <w:link w:val="Heading5"/>
    <w:uiPriority w:val="9"/>
    <w:rsid w:val="00601724"/>
    <w:rPr>
      <w:rFonts w:asciiTheme="majorHAnsi" w:eastAsiaTheme="majorEastAsia" w:hAnsiTheme="majorHAnsi" w:cstheme="majorBidi"/>
      <w:color w:val="2F5496" w:themeColor="accent1" w:themeShade="BF"/>
      <w:sz w:val="20"/>
    </w:rPr>
  </w:style>
  <w:style w:type="numbering" w:customStyle="1" w:styleId="ParagraphList">
    <w:name w:val="Paragraph List"/>
    <w:uiPriority w:val="99"/>
    <w:rsid w:val="00601724"/>
  </w:style>
  <w:style w:type="paragraph" w:customStyle="1" w:styleId="TableParagraph">
    <w:name w:val="Table Paragraph"/>
    <w:basedOn w:val="Normal"/>
    <w:uiPriority w:val="1"/>
    <w:rsid w:val="00601724"/>
    <w:pPr>
      <w:widowControl w:val="0"/>
      <w:autoSpaceDE w:val="0"/>
      <w:autoSpaceDN w:val="0"/>
      <w:adjustRightInd w:val="0"/>
      <w:spacing w:after="0" w:line="240" w:lineRule="auto"/>
      <w:jc w:val="left"/>
    </w:pPr>
    <w:rPr>
      <w:rFonts w:ascii="Times New Roman" w:eastAsiaTheme="minorEastAsia" w:hAnsi="Times New Roman" w:cs="Times New Roman"/>
      <w:color w:val="auto"/>
      <w:kern w:val="0"/>
      <w:sz w:val="24"/>
      <w:szCs w:val="24"/>
      <w:lang w:eastAsia="en-NZ"/>
    </w:rPr>
  </w:style>
  <w:style w:type="paragraph" w:styleId="Header">
    <w:name w:val="header"/>
    <w:basedOn w:val="Normal"/>
    <w:link w:val="HeaderChar"/>
    <w:uiPriority w:val="99"/>
    <w:unhideWhenUsed/>
    <w:rsid w:val="00601724"/>
    <w:pPr>
      <w:widowControl w:val="0"/>
      <w:tabs>
        <w:tab w:val="center" w:pos="4513"/>
        <w:tab w:val="right" w:pos="9026"/>
      </w:tabs>
      <w:autoSpaceDE w:val="0"/>
      <w:autoSpaceDN w:val="0"/>
      <w:adjustRightInd w:val="0"/>
      <w:spacing w:after="0" w:line="240" w:lineRule="auto"/>
      <w:jc w:val="left"/>
    </w:pPr>
    <w:rPr>
      <w:rFonts w:ascii="Times New Roman" w:eastAsiaTheme="minorEastAsia" w:hAnsi="Times New Roman" w:cs="Times New Roman"/>
      <w:color w:val="auto"/>
      <w:kern w:val="0"/>
      <w:sz w:val="24"/>
      <w:szCs w:val="24"/>
      <w:lang w:eastAsia="en-NZ"/>
    </w:rPr>
  </w:style>
  <w:style w:type="character" w:customStyle="1" w:styleId="HeaderChar">
    <w:name w:val="Header Char"/>
    <w:basedOn w:val="DefaultParagraphFont"/>
    <w:link w:val="Header"/>
    <w:uiPriority w:val="99"/>
    <w:rsid w:val="00601724"/>
    <w:rPr>
      <w:rFonts w:ascii="Times New Roman" w:eastAsiaTheme="minorEastAsia" w:hAnsi="Times New Roman" w:cs="Times New Roman"/>
      <w:kern w:val="0"/>
      <w:sz w:val="24"/>
      <w:szCs w:val="24"/>
      <w:lang w:eastAsia="en-NZ"/>
    </w:rPr>
  </w:style>
  <w:style w:type="paragraph" w:styleId="Footer">
    <w:name w:val="footer"/>
    <w:basedOn w:val="Normal"/>
    <w:link w:val="FooterChar"/>
    <w:uiPriority w:val="99"/>
    <w:unhideWhenUsed/>
    <w:rsid w:val="00601724"/>
    <w:pPr>
      <w:widowControl w:val="0"/>
      <w:tabs>
        <w:tab w:val="center" w:pos="4513"/>
        <w:tab w:val="right" w:pos="9026"/>
      </w:tabs>
      <w:autoSpaceDE w:val="0"/>
      <w:autoSpaceDN w:val="0"/>
      <w:adjustRightInd w:val="0"/>
      <w:spacing w:after="0" w:line="240" w:lineRule="auto"/>
      <w:jc w:val="left"/>
    </w:pPr>
    <w:rPr>
      <w:rFonts w:ascii="Times New Roman" w:eastAsiaTheme="minorEastAsia" w:hAnsi="Times New Roman" w:cs="Times New Roman"/>
      <w:color w:val="auto"/>
      <w:kern w:val="0"/>
      <w:sz w:val="24"/>
      <w:szCs w:val="24"/>
      <w:lang w:eastAsia="en-NZ"/>
    </w:rPr>
  </w:style>
  <w:style w:type="character" w:customStyle="1" w:styleId="FooterChar">
    <w:name w:val="Footer Char"/>
    <w:basedOn w:val="DefaultParagraphFont"/>
    <w:link w:val="Footer"/>
    <w:uiPriority w:val="99"/>
    <w:rsid w:val="00601724"/>
    <w:rPr>
      <w:rFonts w:ascii="Times New Roman" w:eastAsiaTheme="minorEastAsia" w:hAnsi="Times New Roman" w:cs="Times New Roman"/>
      <w:kern w:val="0"/>
      <w:sz w:val="24"/>
      <w:szCs w:val="24"/>
      <w:lang w:eastAsia="en-NZ"/>
    </w:rPr>
  </w:style>
  <w:style w:type="paragraph" w:styleId="CommentText">
    <w:name w:val="annotation text"/>
    <w:basedOn w:val="Normal"/>
    <w:link w:val="CommentTextChar"/>
    <w:uiPriority w:val="99"/>
    <w:unhideWhenUsed/>
    <w:rsid w:val="00601724"/>
    <w:pPr>
      <w:spacing w:after="0" w:line="240" w:lineRule="auto"/>
      <w:jc w:val="left"/>
    </w:pPr>
    <w:rPr>
      <w:rFonts w:ascii="Arial" w:eastAsiaTheme="minorEastAsia" w:hAnsi="Arial" w:cs="Times New Roman"/>
      <w:color w:val="4D4D4D"/>
      <w:kern w:val="0"/>
      <w:szCs w:val="20"/>
    </w:rPr>
  </w:style>
  <w:style w:type="character" w:customStyle="1" w:styleId="CommentTextChar">
    <w:name w:val="Comment Text Char"/>
    <w:basedOn w:val="DefaultParagraphFont"/>
    <w:link w:val="CommentText"/>
    <w:uiPriority w:val="99"/>
    <w:rsid w:val="00601724"/>
    <w:rPr>
      <w:rFonts w:ascii="Arial" w:eastAsiaTheme="minorEastAsia" w:hAnsi="Arial" w:cs="Times New Roman"/>
      <w:color w:val="4D4D4D"/>
      <w:kern w:val="0"/>
      <w:sz w:val="20"/>
      <w:szCs w:val="20"/>
    </w:rPr>
  </w:style>
  <w:style w:type="character" w:styleId="Hyperlink">
    <w:name w:val="Hyperlink"/>
    <w:basedOn w:val="DefaultParagraphFont"/>
    <w:uiPriority w:val="99"/>
    <w:unhideWhenUsed/>
    <w:rsid w:val="00601724"/>
    <w:rPr>
      <w:color w:val="0563C1" w:themeColor="hyperlink"/>
      <w:u w:val="single"/>
    </w:rPr>
  </w:style>
  <w:style w:type="paragraph" w:customStyle="1" w:styleId="NormalBold">
    <w:name w:val="Normal Bold"/>
    <w:basedOn w:val="Normal"/>
    <w:link w:val="NormalBoldChar"/>
    <w:qFormat/>
    <w:rsid w:val="00601724"/>
    <w:rPr>
      <w:b/>
    </w:rPr>
  </w:style>
  <w:style w:type="paragraph" w:styleId="Revision">
    <w:name w:val="Revision"/>
    <w:hidden/>
    <w:uiPriority w:val="99"/>
    <w:semiHidden/>
    <w:rsid w:val="00371EDC"/>
    <w:pPr>
      <w:spacing w:after="0" w:line="240" w:lineRule="auto"/>
    </w:pPr>
    <w:rPr>
      <w:rFonts w:ascii="Verdana" w:hAnsi="Verdana"/>
      <w:color w:val="000000" w:themeColor="text1"/>
      <w:sz w:val="20"/>
    </w:rPr>
  </w:style>
  <w:style w:type="character" w:customStyle="1" w:styleId="NormalBoldChar">
    <w:name w:val="Normal Bold Char"/>
    <w:basedOn w:val="DefaultParagraphFont"/>
    <w:link w:val="NormalBold"/>
    <w:rsid w:val="00601724"/>
    <w:rPr>
      <w:rFonts w:ascii="Verdana" w:hAnsi="Verdana"/>
      <w:b/>
      <w:color w:val="000000" w:themeColor="text1"/>
      <w:sz w:val="20"/>
    </w:rPr>
  </w:style>
  <w:style w:type="character" w:styleId="CommentReference">
    <w:name w:val="annotation reference"/>
    <w:basedOn w:val="DefaultParagraphFont"/>
    <w:uiPriority w:val="99"/>
    <w:unhideWhenUsed/>
    <w:rsid w:val="00601724"/>
    <w:rPr>
      <w:rFonts w:cs="Times New Roman"/>
      <w:sz w:val="16"/>
    </w:rPr>
  </w:style>
  <w:style w:type="paragraph" w:styleId="NoSpacing">
    <w:name w:val="No Spacing"/>
    <w:uiPriority w:val="1"/>
    <w:qFormat/>
    <w:rsid w:val="00601724"/>
    <w:pPr>
      <w:spacing w:after="0" w:line="240" w:lineRule="auto"/>
    </w:pPr>
    <w:rPr>
      <w:rFonts w:ascii="Verdana" w:hAnsi="Verdana"/>
      <w:color w:val="000000" w:themeColor="text1"/>
      <w:sz w:val="20"/>
    </w:rPr>
  </w:style>
  <w:style w:type="paragraph" w:customStyle="1" w:styleId="TableText">
    <w:name w:val="Table Text"/>
    <w:link w:val="TableTextChar"/>
    <w:qFormat/>
    <w:rsid w:val="00601724"/>
    <w:pPr>
      <w:spacing w:after="200" w:line="200" w:lineRule="atLeast"/>
    </w:pPr>
    <w:rPr>
      <w:rFonts w:ascii="Verdana" w:hAnsi="Verdana"/>
      <w:bCs/>
      <w:color w:val="000000" w:themeColor="text1"/>
      <w:sz w:val="20"/>
    </w:rPr>
  </w:style>
  <w:style w:type="character" w:customStyle="1" w:styleId="TableTextChar">
    <w:name w:val="Table Text Char"/>
    <w:basedOn w:val="DefaultParagraphFont"/>
    <w:link w:val="TableText"/>
    <w:rsid w:val="00601724"/>
    <w:rPr>
      <w:rFonts w:ascii="Verdana" w:hAnsi="Verdana"/>
      <w:bCs/>
      <w:color w:val="000000" w:themeColor="text1"/>
      <w:sz w:val="20"/>
    </w:rPr>
  </w:style>
  <w:style w:type="paragraph" w:customStyle="1" w:styleId="Tabletextbold">
    <w:name w:val="Table text bold"/>
    <w:basedOn w:val="TableText"/>
    <w:link w:val="TabletextboldChar"/>
    <w:qFormat/>
    <w:rsid w:val="00601724"/>
    <w:rPr>
      <w:b/>
      <w:bCs w:val="0"/>
    </w:rPr>
  </w:style>
  <w:style w:type="character" w:customStyle="1" w:styleId="TabletextboldChar">
    <w:name w:val="Table text bold Char"/>
    <w:basedOn w:val="TableTextChar"/>
    <w:link w:val="Tabletextbold"/>
    <w:rsid w:val="00601724"/>
    <w:rPr>
      <w:rFonts w:ascii="Verdana" w:hAnsi="Verdana"/>
      <w:b/>
      <w:bCs w:val="0"/>
      <w:color w:val="000000" w:themeColor="text1"/>
      <w:sz w:val="20"/>
    </w:rPr>
  </w:style>
  <w:style w:type="paragraph" w:styleId="CommentSubject">
    <w:name w:val="annotation subject"/>
    <w:basedOn w:val="CommentText"/>
    <w:next w:val="CommentText"/>
    <w:link w:val="CommentSubjectChar"/>
    <w:uiPriority w:val="99"/>
    <w:semiHidden/>
    <w:unhideWhenUsed/>
    <w:rsid w:val="00601724"/>
    <w:pPr>
      <w:spacing w:after="200"/>
      <w:jc w:val="both"/>
    </w:pPr>
    <w:rPr>
      <w:rFonts w:ascii="Verdana" w:hAnsi="Verdana"/>
      <w:b/>
      <w:bCs/>
      <w:color w:val="000000" w:themeColor="text1"/>
    </w:rPr>
  </w:style>
  <w:style w:type="character" w:customStyle="1" w:styleId="CommentSubjectChar">
    <w:name w:val="Comment Subject Char"/>
    <w:basedOn w:val="CommentTextChar"/>
    <w:link w:val="CommentSubject"/>
    <w:uiPriority w:val="99"/>
    <w:semiHidden/>
    <w:rsid w:val="00601724"/>
    <w:rPr>
      <w:rFonts w:ascii="Verdana" w:eastAsiaTheme="minorEastAsia" w:hAnsi="Verdana" w:cs="Times New Roman"/>
      <w:b/>
      <w:bCs/>
      <w:color w:val="000000" w:themeColor="text1"/>
      <w:kern w:val="0"/>
      <w:sz w:val="20"/>
      <w:szCs w:val="20"/>
    </w:rPr>
  </w:style>
  <w:style w:type="numbering" w:customStyle="1" w:styleId="Introlist">
    <w:name w:val="Intro list"/>
    <w:uiPriority w:val="99"/>
    <w:rsid w:val="00601724"/>
    <w:pPr>
      <w:numPr>
        <w:numId w:val="3"/>
      </w:numPr>
    </w:pPr>
  </w:style>
  <w:style w:type="paragraph" w:customStyle="1" w:styleId="Clausenoheader0">
    <w:name w:val="Clause no header"/>
    <w:link w:val="ClausenoheaderChar"/>
    <w:qFormat/>
    <w:rsid w:val="00601724"/>
    <w:pPr>
      <w:keepNext/>
      <w:numPr>
        <w:numId w:val="12"/>
      </w:numPr>
      <w:spacing w:after="120" w:line="80" w:lineRule="atLeast"/>
      <w:jc w:val="both"/>
      <w:outlineLvl w:val="1"/>
    </w:pPr>
    <w:rPr>
      <w:rFonts w:ascii="Verdana" w:hAnsi="Verdana"/>
      <w:color w:val="000000" w:themeColor="text1"/>
      <w:sz w:val="18"/>
      <w:lang w:val="en-US"/>
    </w:rPr>
  </w:style>
  <w:style w:type="character" w:customStyle="1" w:styleId="ClausenoheaderChar">
    <w:name w:val="Clause no header Char"/>
    <w:basedOn w:val="DefaultParagraphFont"/>
    <w:link w:val="Clausenoheader0"/>
    <w:rsid w:val="00601724"/>
    <w:rPr>
      <w:rFonts w:ascii="Verdana" w:hAnsi="Verdana"/>
      <w:color w:val="000000" w:themeColor="text1"/>
      <w:sz w:val="18"/>
      <w:lang w:val="en-US"/>
    </w:rPr>
  </w:style>
  <w:style w:type="numbering" w:customStyle="1" w:styleId="Simpleclause">
    <w:name w:val="Simple clause"/>
    <w:uiPriority w:val="99"/>
    <w:rsid w:val="00601724"/>
    <w:pPr>
      <w:numPr>
        <w:numId w:val="6"/>
      </w:numPr>
    </w:pPr>
  </w:style>
  <w:style w:type="numbering" w:customStyle="1" w:styleId="Simplelist2">
    <w:name w:val="Simple list 2"/>
    <w:basedOn w:val="Simpleclause"/>
    <w:uiPriority w:val="99"/>
    <w:rsid w:val="00601724"/>
    <w:pPr>
      <w:numPr>
        <w:numId w:val="14"/>
      </w:numPr>
    </w:pPr>
  </w:style>
  <w:style w:type="character" w:styleId="Mention">
    <w:name w:val="Mention"/>
    <w:basedOn w:val="DefaultParagraphFont"/>
    <w:uiPriority w:val="99"/>
    <w:unhideWhenUsed/>
    <w:rsid w:val="00601724"/>
    <w:rPr>
      <w:color w:val="2B579A"/>
      <w:shd w:val="clear" w:color="auto" w:fill="E1DFDD"/>
    </w:rPr>
  </w:style>
  <w:style w:type="paragraph" w:customStyle="1" w:styleId="specialtermslist2">
    <w:name w:val="special terms list 2"/>
    <w:basedOn w:val="Clausenoheader0"/>
    <w:link w:val="specialtermslist2Char"/>
    <w:qFormat/>
    <w:rsid w:val="00601724"/>
    <w:pPr>
      <w:keepNext w:val="0"/>
      <w:numPr>
        <w:ilvl w:val="1"/>
        <w:numId w:val="15"/>
      </w:numPr>
    </w:pPr>
    <w:rPr>
      <w:sz w:val="20"/>
    </w:rPr>
  </w:style>
  <w:style w:type="character" w:customStyle="1" w:styleId="specialtermslist2Char">
    <w:name w:val="special terms list 2 Char"/>
    <w:basedOn w:val="ClausenoheaderChar"/>
    <w:link w:val="specialtermslist2"/>
    <w:rsid w:val="00601724"/>
    <w:rPr>
      <w:rFonts w:ascii="Verdana" w:hAnsi="Verdana"/>
      <w:color w:val="000000" w:themeColor="text1"/>
      <w:sz w:val="20"/>
      <w:lang w:val="en-US"/>
    </w:rPr>
  </w:style>
  <w:style w:type="paragraph" w:customStyle="1" w:styleId="specialtermslist3">
    <w:name w:val="special terms list 3"/>
    <w:basedOn w:val="specialtermslist2"/>
    <w:link w:val="specialtermslist3Char"/>
    <w:qFormat/>
    <w:rsid w:val="00601724"/>
    <w:pPr>
      <w:numPr>
        <w:ilvl w:val="2"/>
      </w:numPr>
    </w:pPr>
  </w:style>
  <w:style w:type="character" w:customStyle="1" w:styleId="specialtermslist3Char">
    <w:name w:val="special terms list 3 Char"/>
    <w:basedOn w:val="specialtermslist2Char"/>
    <w:link w:val="specialtermslist3"/>
    <w:rsid w:val="00601724"/>
    <w:rPr>
      <w:rFonts w:ascii="Verdana" w:hAnsi="Verdana"/>
      <w:color w:val="000000" w:themeColor="text1"/>
      <w:sz w:val="20"/>
      <w:lang w:val="en-US"/>
    </w:rPr>
  </w:style>
  <w:style w:type="paragraph" w:customStyle="1" w:styleId="specialtermslist4">
    <w:name w:val="special terms list 4"/>
    <w:basedOn w:val="specialtermslist3"/>
    <w:link w:val="specialtermslist4Char"/>
    <w:qFormat/>
    <w:rsid w:val="00601724"/>
    <w:pPr>
      <w:numPr>
        <w:ilvl w:val="3"/>
      </w:numPr>
    </w:pPr>
  </w:style>
  <w:style w:type="character" w:customStyle="1" w:styleId="specialtermslist4Char">
    <w:name w:val="special terms list 4 Char"/>
    <w:basedOn w:val="specialtermslist3Char"/>
    <w:link w:val="specialtermslist4"/>
    <w:rsid w:val="00601724"/>
    <w:rPr>
      <w:rFonts w:ascii="Verdana" w:hAnsi="Verdana"/>
      <w:color w:val="000000" w:themeColor="text1"/>
      <w:sz w:val="20"/>
      <w:lang w:val="en-US"/>
    </w:rPr>
  </w:style>
  <w:style w:type="table" w:styleId="GridTable5Dark-Accent5">
    <w:name w:val="Grid Table 5 Dark Accent 5"/>
    <w:basedOn w:val="TableNormal"/>
    <w:uiPriority w:val="50"/>
    <w:rsid w:val="0060172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Schedules">
    <w:name w:val="Schedules"/>
    <w:basedOn w:val="TableNormal"/>
    <w:uiPriority w:val="99"/>
    <w:rsid w:val="00601724"/>
    <w:pPr>
      <w:spacing w:before="60" w:after="60" w:line="100" w:lineRule="atLeast"/>
      <w:textboxTightWrap w:val="allLines"/>
    </w:pPr>
    <w:rPr>
      <w:rFonts w:ascii="Verdana" w:hAnsi="Verdana"/>
      <w:color w:val="000000" w:themeColor="text1"/>
      <w:sz w:val="20"/>
    </w:rPr>
    <w:tblPr>
      <w:tblStyleRowBandSize w:val="1"/>
      <w:tblCellMar>
        <w:top w:w="57" w:type="dxa"/>
        <w:bottom w:w="57" w:type="dxa"/>
      </w:tblCellMar>
    </w:tblPr>
    <w:tblStylePr w:type="firstRow">
      <w:pPr>
        <w:jc w:val="left"/>
      </w:pPr>
      <w:rPr>
        <w:rFonts w:ascii="Verdana" w:hAnsi="Verdana"/>
        <w:b/>
        <w:i w:val="0"/>
        <w:color w:val="F9F9F9"/>
        <w:sz w:val="20"/>
      </w:rPr>
      <w:tblPr/>
      <w:tcPr>
        <w:tcBorders>
          <w:top w:val="single" w:sz="24" w:space="0" w:color="FFFFFF" w:themeColor="background1"/>
          <w:left w:val="nil"/>
          <w:bottom w:val="single" w:sz="24" w:space="0" w:color="FFFFFF" w:themeColor="background1"/>
          <w:right w:val="nil"/>
          <w:insideH w:val="nil"/>
          <w:insideV w:val="nil"/>
          <w:tl2br w:val="nil"/>
          <w:tr2bl w:val="nil"/>
        </w:tcBorders>
        <w:shd w:val="clear" w:color="auto" w:fill="0054A6"/>
      </w:tcPr>
    </w:tblStylePr>
    <w:tblStylePr w:type="lastRow">
      <w:tblPr/>
      <w:tcPr>
        <w:tcBorders>
          <w:top w:val="nil"/>
          <w:left w:val="nil"/>
          <w:bottom w:val="nil"/>
          <w:right w:val="nil"/>
          <w:insideH w:val="nil"/>
          <w:insideV w:val="nil"/>
        </w:tcBorders>
      </w:tcPr>
    </w:tblStylePr>
    <w:tblStylePr w:type="firstCol">
      <w:pPr>
        <w:wordWrap/>
        <w:spacing w:beforeLines="0" w:before="60" w:beforeAutospacing="0" w:afterLines="0" w:after="60" w:afterAutospacing="0" w:line="100" w:lineRule="atLeast"/>
        <w:ind w:firstLineChars="0" w:firstLine="0"/>
        <w:contextualSpacing w:val="0"/>
        <w:mirrorIndents w:val="0"/>
        <w:jc w:val="left"/>
        <w:outlineLvl w:val="9"/>
      </w:pPr>
      <w:rPr>
        <w:rFonts w:ascii="Verdana" w:hAnsi="Verdana"/>
        <w:spacing w:val="0"/>
        <w:w w:val="100"/>
        <w:kern w:val="2"/>
        <w:position w:val="0"/>
        <w:sz w:val="20"/>
      </w:rPr>
      <w:tblPr/>
      <w:tcPr>
        <w:tcBorders>
          <w:top w:val="nil"/>
          <w:left w:val="nil"/>
          <w:bottom w:val="nil"/>
          <w:right w:val="nil"/>
          <w:insideH w:val="nil"/>
          <w:insideV w:val="nil"/>
          <w:tl2br w:val="nil"/>
          <w:tr2bl w:val="nil"/>
        </w:tcBorders>
      </w:tcPr>
    </w:tblStylePr>
    <w:tblStylePr w:type="band1Horz">
      <w:rPr>
        <w:rFonts w:ascii="Verdana" w:hAnsi="Verdana"/>
        <w:color w:val="000000" w:themeColor="text1"/>
        <w:sz w:val="20"/>
      </w:rPr>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l2br w:val="nil"/>
          <w:tr2bl w:val="nil"/>
        </w:tcBorders>
        <w:shd w:val="clear" w:color="auto" w:fill="E7E9F1"/>
      </w:tcPr>
    </w:tblStylePr>
    <w:tblStylePr w:type="band2Horz">
      <w:rPr>
        <w:rFonts w:ascii="Verdana" w:hAnsi="Verdana"/>
        <w:color w:val="000000" w:themeColor="text1"/>
        <w:sz w:val="20"/>
      </w:rPr>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l2br w:val="nil"/>
          <w:tr2bl w:val="nil"/>
        </w:tcBorders>
        <w:shd w:val="clear" w:color="auto" w:fill="CBD1E1"/>
      </w:tcPr>
    </w:tblStylePr>
    <w:tblStylePr w:type="nwCell">
      <w:pPr>
        <w:keepNext/>
        <w:keepLines w:val="0"/>
        <w:pageBreakBefore w:val="0"/>
        <w:widowControl/>
        <w:suppressLineNumbers w:val="0"/>
        <w:suppressAutoHyphens w:val="0"/>
        <w:wordWrap/>
        <w:spacing w:beforeLines="0" w:before="60" w:beforeAutospacing="0" w:afterLines="0" w:after="60" w:afterAutospacing="0" w:line="100" w:lineRule="atLeast"/>
        <w:ind w:leftChars="0" w:left="0" w:rightChars="0" w:right="0" w:firstLineChars="0" w:firstLine="0"/>
        <w:contextualSpacing w:val="0"/>
        <w:mirrorIndents w:val="0"/>
        <w:jc w:val="left"/>
        <w:textboxTightWrap w:val="allLines"/>
        <w:outlineLvl w:val="9"/>
      </w:pPr>
      <w:rPr>
        <w:rFonts w:ascii="Verdana" w:hAnsi="Verdana"/>
        <w:b w:val="0"/>
        <w:i w:val="0"/>
        <w:sz w:val="20"/>
      </w:rPr>
      <w:tblPr/>
      <w:tcPr>
        <w:tcBorders>
          <w:top w:val="single" w:sz="4" w:space="0" w:color="FFFFFF" w:themeColor="background1"/>
          <w:left w:val="nil"/>
          <w:bottom w:val="single" w:sz="24" w:space="0" w:color="FFFFFF" w:themeColor="background1"/>
          <w:right w:val="nil"/>
          <w:insideH w:val="single" w:sz="4" w:space="0" w:color="FFFFFF" w:themeColor="background1"/>
          <w:insideV w:val="single" w:sz="4" w:space="0" w:color="FFFFFF" w:themeColor="background1"/>
          <w:tl2br w:val="nil"/>
          <w:tr2bl w:val="nil"/>
        </w:tcBorders>
        <w:shd w:val="clear" w:color="auto" w:fill="FFFFFF" w:themeFill="background1"/>
      </w:tcPr>
    </w:tblStylePr>
  </w:style>
  <w:style w:type="character" w:styleId="UnresolvedMention">
    <w:name w:val="Unresolved Mention"/>
    <w:basedOn w:val="DefaultParagraphFont"/>
    <w:uiPriority w:val="99"/>
    <w:semiHidden/>
    <w:unhideWhenUsed/>
    <w:rsid w:val="00601724"/>
    <w:rPr>
      <w:color w:val="605E5C"/>
      <w:shd w:val="clear" w:color="auto" w:fill="E1DFDD"/>
    </w:rPr>
  </w:style>
  <w:style w:type="paragraph" w:customStyle="1" w:styleId="SpecialTermsclauseheading">
    <w:name w:val="SpecialTerms clause heading"/>
    <w:link w:val="SpecialTermsclauseheadingChar"/>
    <w:qFormat/>
    <w:rsid w:val="00601724"/>
    <w:pPr>
      <w:keepNext/>
      <w:numPr>
        <w:numId w:val="15"/>
      </w:numPr>
      <w:spacing w:after="120" w:line="80" w:lineRule="atLeast"/>
    </w:pPr>
    <w:rPr>
      <w:rFonts w:ascii="Verdana" w:hAnsi="Verdana"/>
      <w:b/>
      <w:bCs/>
      <w:color w:val="000000" w:themeColor="text1"/>
      <w:sz w:val="20"/>
      <w:szCs w:val="20"/>
      <w:lang w:val="en-US"/>
    </w:rPr>
  </w:style>
  <w:style w:type="character" w:customStyle="1" w:styleId="SpecialTermsclauseheadingChar">
    <w:name w:val="SpecialTerms clause heading Char"/>
    <w:basedOn w:val="DefaultParagraphFont"/>
    <w:link w:val="SpecialTermsclauseheading"/>
    <w:rsid w:val="00601724"/>
    <w:rPr>
      <w:rFonts w:ascii="Verdana" w:hAnsi="Verdana"/>
      <w:b/>
      <w:bCs/>
      <w:color w:val="000000" w:themeColor="text1"/>
      <w:sz w:val="20"/>
      <w:szCs w:val="20"/>
      <w:lang w:val="en-US"/>
    </w:rPr>
  </w:style>
  <w:style w:type="numbering" w:customStyle="1" w:styleId="ClauseNoHeader">
    <w:name w:val="Clause No Header"/>
    <w:uiPriority w:val="99"/>
    <w:rsid w:val="00601724"/>
    <w:pPr>
      <w:numPr>
        <w:numId w:val="1"/>
      </w:numPr>
    </w:pPr>
  </w:style>
  <w:style w:type="paragraph" w:customStyle="1" w:styleId="NoHeaderList2">
    <w:name w:val="No Header List 2"/>
    <w:basedOn w:val="List2"/>
    <w:link w:val="NoHeaderList2Char"/>
    <w:qFormat/>
    <w:rsid w:val="00601724"/>
    <w:pPr>
      <w:numPr>
        <w:numId w:val="12"/>
      </w:numPr>
    </w:pPr>
  </w:style>
  <w:style w:type="character" w:customStyle="1" w:styleId="NoHeaderList2Char">
    <w:name w:val="No Header List 2 Char"/>
    <w:basedOn w:val="List2Char"/>
    <w:link w:val="NoHeaderList2"/>
    <w:rsid w:val="00601724"/>
    <w:rPr>
      <w:rFonts w:ascii="Verdana" w:hAnsi="Verdana"/>
      <w:color w:val="000000" w:themeColor="text1"/>
      <w:sz w:val="18"/>
    </w:rPr>
  </w:style>
  <w:style w:type="paragraph" w:customStyle="1" w:styleId="NoHeaderList3">
    <w:name w:val="No Header List 3"/>
    <w:basedOn w:val="NoHeaderList2"/>
    <w:link w:val="NoHeaderList3Char"/>
    <w:qFormat/>
    <w:rsid w:val="00601724"/>
    <w:pPr>
      <w:numPr>
        <w:ilvl w:val="2"/>
      </w:numPr>
      <w:outlineLvl w:val="3"/>
    </w:pPr>
  </w:style>
  <w:style w:type="character" w:customStyle="1" w:styleId="List3Char">
    <w:name w:val="List 3 Char"/>
    <w:basedOn w:val="List2Char"/>
    <w:link w:val="List3"/>
    <w:uiPriority w:val="99"/>
    <w:rsid w:val="00601724"/>
    <w:rPr>
      <w:rFonts w:ascii="Verdana" w:hAnsi="Verdana"/>
      <w:color w:val="000000" w:themeColor="text1"/>
      <w:sz w:val="18"/>
    </w:rPr>
  </w:style>
  <w:style w:type="character" w:customStyle="1" w:styleId="NoHeaderList3Char">
    <w:name w:val="No Header List 3 Char"/>
    <w:basedOn w:val="List3Char"/>
    <w:link w:val="NoHeaderList3"/>
    <w:rsid w:val="00601724"/>
    <w:rPr>
      <w:rFonts w:ascii="Verdana" w:hAnsi="Verdana"/>
      <w:color w:val="000000" w:themeColor="text1"/>
      <w:sz w:val="18"/>
    </w:rPr>
  </w:style>
  <w:style w:type="paragraph" w:customStyle="1" w:styleId="NoHeaderList4">
    <w:name w:val="No Header List 4"/>
    <w:basedOn w:val="NoHeaderList3"/>
    <w:link w:val="NoHeaderList4Char"/>
    <w:qFormat/>
    <w:rsid w:val="00601724"/>
    <w:pPr>
      <w:numPr>
        <w:ilvl w:val="3"/>
      </w:numPr>
      <w:outlineLvl w:val="4"/>
    </w:pPr>
  </w:style>
  <w:style w:type="character" w:customStyle="1" w:styleId="List4Char">
    <w:name w:val="List 4 Char"/>
    <w:basedOn w:val="List3Char"/>
    <w:link w:val="List4"/>
    <w:uiPriority w:val="99"/>
    <w:rsid w:val="00601724"/>
    <w:rPr>
      <w:rFonts w:ascii="Verdana" w:hAnsi="Verdana"/>
      <w:color w:val="000000" w:themeColor="text1"/>
      <w:sz w:val="18"/>
    </w:rPr>
  </w:style>
  <w:style w:type="character" w:customStyle="1" w:styleId="NoHeaderList4Char">
    <w:name w:val="No Header List 4 Char"/>
    <w:basedOn w:val="List4Char"/>
    <w:link w:val="NoHeaderList4"/>
    <w:rsid w:val="00601724"/>
    <w:rPr>
      <w:rFonts w:ascii="Verdana" w:hAnsi="Verdana"/>
      <w:color w:val="000000" w:themeColor="text1"/>
      <w:sz w:val="18"/>
    </w:rPr>
  </w:style>
  <w:style w:type="table" w:customStyle="1" w:styleId="ContractDetailsTable">
    <w:name w:val="Contract Details Table"/>
    <w:basedOn w:val="TableNormal"/>
    <w:uiPriority w:val="99"/>
    <w:rsid w:val="00601724"/>
    <w:pPr>
      <w:spacing w:after="200" w:line="200" w:lineRule="atLeast"/>
    </w:pPr>
    <w:rPr>
      <w:rFonts w:ascii="Verdana" w:hAnsi="Verdana"/>
      <w:color w:val="000000" w:themeColor="text1"/>
      <w:sz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42" w:type="dxa"/>
        <w:bottom w:w="142" w:type="dxa"/>
      </w:tblCellMar>
    </w:tblPr>
  </w:style>
  <w:style w:type="numbering" w:customStyle="1" w:styleId="ListParties">
    <w:name w:val="List Parties"/>
    <w:uiPriority w:val="99"/>
    <w:rsid w:val="00601724"/>
    <w:pPr>
      <w:numPr>
        <w:numId w:val="5"/>
      </w:numPr>
    </w:pPr>
  </w:style>
  <w:style w:type="character" w:customStyle="1" w:styleId="wacimagecontainer">
    <w:name w:val="wacimagecontainer"/>
    <w:basedOn w:val="DefaultParagraphFont"/>
    <w:rsid w:val="006C70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4523226">
      <w:bodyDiv w:val="1"/>
      <w:marLeft w:val="0"/>
      <w:marRight w:val="0"/>
      <w:marTop w:val="0"/>
      <w:marBottom w:val="0"/>
      <w:divBdr>
        <w:top w:val="none" w:sz="0" w:space="0" w:color="auto"/>
        <w:left w:val="none" w:sz="0" w:space="0" w:color="auto"/>
        <w:bottom w:val="none" w:sz="0" w:space="0" w:color="auto"/>
        <w:right w:val="none" w:sz="0" w:space="0" w:color="auto"/>
      </w:divBdr>
    </w:div>
    <w:div w:id="1592197126">
      <w:bodyDiv w:val="1"/>
      <w:marLeft w:val="0"/>
      <w:marRight w:val="0"/>
      <w:marTop w:val="0"/>
      <w:marBottom w:val="0"/>
      <w:divBdr>
        <w:top w:val="none" w:sz="0" w:space="0" w:color="auto"/>
        <w:left w:val="none" w:sz="0" w:space="0" w:color="auto"/>
        <w:bottom w:val="none" w:sz="0" w:space="0" w:color="auto"/>
        <w:right w:val="none" w:sz="0" w:space="0" w:color="auto"/>
      </w:divBdr>
    </w:div>
    <w:div w:id="1901868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contracts@auckland.ac.nz" TargetMode="Externa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mailto:ROC@auckland.ac.nz"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6045d71-c37b-49f9-824c-3c0250386da4" xsi:nil="true"/>
    <lcf76f155ced4ddcb4097134ff3c332f xmlns="9fbfc688-d600-411b-bc3a-d1485d95ae30">
      <Terms xmlns="http://schemas.microsoft.com/office/infopath/2007/PartnerControls"/>
    </lcf76f155ced4ddcb4097134ff3c332f>
    <DocumentType xmlns="9fbfc688-d600-411b-bc3a-d1485d95ae30" xsi:nil="true"/>
    <Topic xmlns="9fbfc688-d600-411b-bc3a-d1485d95ae30" xsi:nil="true"/>
    <_Flow_SignoffStatus xmlns="9fbfc688-d600-411b-bc3a-d1485d95ae3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haredContentType xmlns="Microsoft.SharePoint.Taxonomy.ContentTypeSync" SourceId="c5e9cd7a-283a-407b-9b45-84d2c2056e08" ContentTypeId="0x0101" PreviousValue="false"/>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478E31B9CA3609479E6A0DFC990D9FBB" ma:contentTypeVersion="22" ma:contentTypeDescription="Create a new document." ma:contentTypeScope="" ma:versionID="dae5bd4b6974c6a214308c8a0acb7574">
  <xsd:schema xmlns:xsd="http://www.w3.org/2001/XMLSchema" xmlns:xs="http://www.w3.org/2001/XMLSchema" xmlns:p="http://schemas.microsoft.com/office/2006/metadata/properties" xmlns:ns2="9fbfc688-d600-411b-bc3a-d1485d95ae30" xmlns:ns3="46045d71-c37b-49f9-824c-3c0250386da4" targetNamespace="http://schemas.microsoft.com/office/2006/metadata/properties" ma:root="true" ma:fieldsID="595994ec0377d17fe97fa343372ff024" ns2:_="" ns3:_="">
    <xsd:import namespace="9fbfc688-d600-411b-bc3a-d1485d95ae30"/>
    <xsd:import namespace="46045d71-c37b-49f9-824c-3c0250386da4"/>
    <xsd:element name="properties">
      <xsd:complexType>
        <xsd:sequence>
          <xsd:element name="documentManagement">
            <xsd:complexType>
              <xsd:all>
                <xsd:element ref="ns2:Topic" minOccurs="0"/>
                <xsd:element ref="ns2:DocumentType" minOccurs="0"/>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bfc688-d600-411b-bc3a-d1485d95ae30" elementFormDefault="qualified">
    <xsd:import namespace="http://schemas.microsoft.com/office/2006/documentManagement/types"/>
    <xsd:import namespace="http://schemas.microsoft.com/office/infopath/2007/PartnerControls"/>
    <xsd:element name="Topic" ma:index="8" nillable="true" ma:displayName="Topic" ma:format="Dropdown" ma:internalName="Topic">
      <xsd:simpleType>
        <xsd:restriction base="dms:Choice">
          <xsd:enumeration value="Subcontracts"/>
          <xsd:enumeration value="Public Good"/>
          <xsd:enumeration value="Commercial"/>
          <xsd:enumeration value="Variations"/>
          <xsd:enumeration value="IP / Legal"/>
          <xsd:enumeration value="RCRM"/>
          <xsd:enumeration value="MFiles"/>
          <xsd:enumeration value="Funder Profiles"/>
        </xsd:restriction>
      </xsd:simpleType>
    </xsd:element>
    <xsd:element name="DocumentType" ma:index="9" nillable="true" ma:displayName="Document Type" ma:format="Dropdown" ma:internalName="DocumentType">
      <xsd:simpleType>
        <xsd:restriction base="dms:Choice">
          <xsd:enumeration value="Guide"/>
          <xsd:enumeration value="Process"/>
          <xsd:enumeration value="Template"/>
          <xsd:enumeration value="Present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5e9cd7a-283a-407b-9b45-84d2c2056e08"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internalName="MediaServiceOCR" ma:readOnly="true">
      <xsd:simpleType>
        <xsd:restriction base="dms:Note">
          <xsd:maxLength value="255"/>
        </xsd:restriction>
      </xsd:simpleType>
    </xsd:element>
    <xsd:element name="_Flow_SignoffStatus" ma:index="25" nillable="true" ma:displayName="Sign-off status" ma:format="Dropdown" ma:internalName="Sign_x002d_off_x0020_status">
      <xsd:simpleType>
        <xsd:restriction base="dms:Choice">
          <xsd:enumeration value="Y"/>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6045d71-c37b-49f9-824c-3c0250386da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42d8981-b2fa-48d7-89e7-e209c4eae885}" ma:internalName="TaxCatchAll" ma:showField="CatchAllData" ma:web="46045d71-c37b-49f9-824c-3c0250386d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41E4EDB-2D3E-4886-93CC-715F92B446A5}">
  <ds:schemaRefs>
    <ds:schemaRef ds:uri="http://schemas.microsoft.com/office/2006/metadata/properties"/>
    <ds:schemaRef ds:uri="http://schemas.microsoft.com/office/infopath/2007/PartnerControls"/>
    <ds:schemaRef ds:uri="46045d71-c37b-49f9-824c-3c0250386da4"/>
    <ds:schemaRef ds:uri="9fbfc688-d600-411b-bc3a-d1485d95ae30"/>
  </ds:schemaRefs>
</ds:datastoreItem>
</file>

<file path=customXml/itemProps2.xml><?xml version="1.0" encoding="utf-8"?>
<ds:datastoreItem xmlns:ds="http://schemas.openxmlformats.org/officeDocument/2006/customXml" ds:itemID="{E1E49D3B-6999-4834-BB33-0EE002F0DF0B}">
  <ds:schemaRefs>
    <ds:schemaRef ds:uri="http://schemas.microsoft.com/sharepoint/v3/contenttype/forms"/>
  </ds:schemaRefs>
</ds:datastoreItem>
</file>

<file path=customXml/itemProps3.xml><?xml version="1.0" encoding="utf-8"?>
<ds:datastoreItem xmlns:ds="http://schemas.openxmlformats.org/officeDocument/2006/customXml" ds:itemID="{E04A99B1-8522-4100-B68D-D00142803B37}">
  <ds:schemaRefs>
    <ds:schemaRef ds:uri="Microsoft.SharePoint.Taxonomy.ContentTypeSync"/>
  </ds:schemaRefs>
</ds:datastoreItem>
</file>

<file path=customXml/itemProps4.xml><?xml version="1.0" encoding="utf-8"?>
<ds:datastoreItem xmlns:ds="http://schemas.openxmlformats.org/officeDocument/2006/customXml" ds:itemID="{D04399C1-A4FE-4DE5-86A2-CC0E0D45BA24}">
  <ds:schemaRefs>
    <ds:schemaRef ds:uri="http://schemas.openxmlformats.org/officeDocument/2006/bibliography"/>
  </ds:schemaRefs>
</ds:datastoreItem>
</file>

<file path=customXml/itemProps5.xml><?xml version="1.0" encoding="utf-8"?>
<ds:datastoreItem xmlns:ds="http://schemas.openxmlformats.org/officeDocument/2006/customXml" ds:itemID="{CFBAABCB-9EDF-4E75-8A07-0355D939FD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bfc688-d600-411b-bc3a-d1485d95ae30"/>
    <ds:schemaRef ds:uri="46045d71-c37b-49f9-824c-3c0250386d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d1b36e95-0d50-42e9-958f-b63fa906beaa}" enabled="0" method="" siteId="{d1b36e95-0d50-42e9-958f-b63fa906beaa}" removed="1"/>
</clbl:labelList>
</file>

<file path=docProps/app.xml><?xml version="1.0" encoding="utf-8"?>
<Properties xmlns="http://schemas.openxmlformats.org/officeDocument/2006/extended-properties" xmlns:vt="http://schemas.openxmlformats.org/officeDocument/2006/docPropsVTypes">
  <Template>Normal.dotm</Template>
  <TotalTime>8</TotalTime>
  <Pages>12</Pages>
  <Words>4460</Words>
  <Characters>23285</Characters>
  <Application>Microsoft Office Word</Application>
  <DocSecurity>0</DocSecurity>
  <Lines>802</Lines>
  <Paragraphs>338</Paragraphs>
  <ScaleCrop>false</ScaleCrop>
  <Company/>
  <LinksUpToDate>false</LinksUpToDate>
  <CharactersWithSpaces>27407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Basma Al-Ghanim</dc:creator>
  <cp:keywords/>
  <dc:description/>
  <cp:lastModifiedBy>Doris Lien</cp:lastModifiedBy>
  <cp:revision>18</cp:revision>
  <cp:lastPrinted>2024-05-15T00:58:00Z</cp:lastPrinted>
  <dcterms:created xsi:type="dcterms:W3CDTF">2025-02-25T20:22:00Z</dcterms:created>
  <dcterms:modified xsi:type="dcterms:W3CDTF">2026-04-15T03:48:00Z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0x010100478E31B9CA3609479E6A0DFC990D9FBB</vt:lpwstr>
  </property>
  <property fmtid="{D5CDD505-2E9C-101B-9397-08002B2CF9AE}" pid="3" name="xd_ProgID">
    <vt:lpwstr/>
  </property>
  <property fmtid="{D5CDD505-2E9C-101B-9397-08002B2CF9AE}" pid="4" name="ComplianceAssetId">
    <vt:lpwstr/>
  </property>
  <property fmtid="{D5CDD505-2E9C-101B-9397-08002B2CF9AE}" pid="5" name="TemplateUrl">
    <vt:lpwstr/>
  </property>
  <property fmtid="{D5CDD505-2E9C-101B-9397-08002B2CF9AE}" pid="6" name="_ExtendedDescription">
    <vt:lpwstr/>
  </property>
  <property fmtid="{D5CDD505-2E9C-101B-9397-08002B2CF9AE}" pid="7" name="TriggerFlowInfo">
    <vt:lpwstr/>
  </property>
  <property fmtid="{D5CDD505-2E9C-101B-9397-08002B2CF9AE}" pid="8" name="xd_Signature">
    <vt:bool>false</vt:bool>
  </property>
  <property fmtid="{D5CDD505-2E9C-101B-9397-08002B2CF9AE}" pid="9" name="MediaServiceImageTags">
    <vt:lpwstr/>
  </property>
  <property fmtid="{D5CDD505-2E9C-101B-9397-08002B2CF9AE}" pid="10" name="GrammarlyDocumentId">
    <vt:lpwstr>5484dee1-6fa8-4e22-8b12-9e9c47351a6b</vt:lpwstr>
  </property>
</Properties>
</file>