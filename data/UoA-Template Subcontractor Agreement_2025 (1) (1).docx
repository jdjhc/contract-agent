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EB62" w14:textId="6D4F8C18" w:rsidR="009D0713" w:rsidRPr="00AE6A2C" w:rsidRDefault="009D0713" w:rsidP="009D0713">
      <w:pPr>
        <w:pStyle w:val="Title"/>
      </w:pPr>
      <w:r>
        <w:t>SUBCONTRACTOR AGREEMENT</w:t>
      </w:r>
    </w:p>
    <w:p w14:paraId="6F6CBA63" w14:textId="77777777" w:rsidR="009D0713" w:rsidRPr="00AE6A2C" w:rsidRDefault="009D0713" w:rsidP="008A3BAB">
      <w:pPr>
        <w:pStyle w:val="Heading1"/>
      </w:pPr>
      <w:r w:rsidRPr="00AE6A2C">
        <w:t>PARTIES</w:t>
      </w:r>
    </w:p>
    <w:p w14:paraId="1D846CB8" w14:textId="77777777" w:rsidR="009D0713" w:rsidRPr="00AE6A2C" w:rsidRDefault="009D0713" w:rsidP="001019B2">
      <w:pPr>
        <w:pStyle w:val="Parties"/>
      </w:pPr>
      <w:r w:rsidRPr="00AE6A2C">
        <w:t xml:space="preserve">The </w:t>
      </w:r>
      <w:r w:rsidRPr="00AE6A2C">
        <w:rPr>
          <w:b/>
          <w:bCs/>
        </w:rPr>
        <w:t>UNIVERSITY OF AUCKLAND</w:t>
      </w:r>
      <w:r w:rsidRPr="00AE6A2C">
        <w:t>, a university constituted under the University of Auckland Act 1961 and a tertiary education provider under the Education and Training Act 2020, of 22 Princes Street, Auckland, New Zealand (</w:t>
      </w:r>
      <w:r w:rsidRPr="00AE6A2C">
        <w:rPr>
          <w:b/>
          <w:bCs/>
        </w:rPr>
        <w:t>University</w:t>
      </w:r>
      <w:r w:rsidRPr="00AE6A2C">
        <w:t>)</w:t>
      </w:r>
    </w:p>
    <w:p w14:paraId="5B04B45A" w14:textId="1162BA3E" w:rsidR="009D0713" w:rsidRPr="00AE6A2C" w:rsidRDefault="002F0F2F" w:rsidP="001019B2">
      <w:pPr>
        <w:pStyle w:val="Parties"/>
      </w:pPr>
      <w:r w:rsidRPr="0DD22410">
        <w:t>[</w:t>
      </w:r>
      <w:r w:rsidRPr="0DD22410">
        <w:rPr>
          <w:highlight w:val="yellow"/>
        </w:rPr>
        <w:t>[</w:t>
      </w:r>
      <w:r w:rsidRPr="0DD22410">
        <w:rPr>
          <w:b/>
          <w:bCs/>
          <w:highlight w:val="yellow"/>
        </w:rPr>
        <w:t>INSERT FULL LEGAL NAME</w:t>
      </w:r>
      <w:r w:rsidRPr="0DD22410">
        <w:rPr>
          <w:highlight w:val="yellow"/>
        </w:rPr>
        <w:t>]</w:t>
      </w:r>
      <w:r w:rsidRPr="0DD22410">
        <w:rPr>
          <w:b/>
          <w:bCs/>
        </w:rPr>
        <w:t xml:space="preserve"> </w:t>
      </w:r>
      <w:r w:rsidRPr="0DD22410">
        <w:t>a [</w:t>
      </w:r>
      <w:r w:rsidRPr="0DD22410">
        <w:rPr>
          <w:highlight w:val="yellow"/>
        </w:rPr>
        <w:t>insert jurisdiction and entity type e.g. New Zealand company</w:t>
      </w:r>
      <w:r w:rsidRPr="0DD22410">
        <w:t xml:space="preserve">], </w:t>
      </w:r>
      <w:r w:rsidRPr="0DD22410">
        <w:rPr>
          <w:highlight w:val="yellow"/>
        </w:rPr>
        <w:t>[insert e.g. NZBN number]</w:t>
      </w:r>
      <w:r w:rsidRPr="0DD22410">
        <w:t xml:space="preserve">, of </w:t>
      </w:r>
      <w:r w:rsidRPr="0DD22410">
        <w:rPr>
          <w:highlight w:val="yellow"/>
        </w:rPr>
        <w:t>[registered address]</w:t>
      </w:r>
      <w:r w:rsidRPr="0DD22410">
        <w:t>] (</w:t>
      </w:r>
      <w:r w:rsidRPr="0DD22410">
        <w:rPr>
          <w:b/>
          <w:bCs/>
        </w:rPr>
        <w:t>Subcontractor</w:t>
      </w:r>
      <w:r w:rsidRPr="0DD22410">
        <w:t>)</w:t>
      </w:r>
    </w:p>
    <w:p w14:paraId="5E87B789" w14:textId="567644C2" w:rsidR="009D0713" w:rsidRPr="00AE6A2C" w:rsidRDefault="009D0713" w:rsidP="00986ACF">
      <w:pPr>
        <w:pStyle w:val="Heading1"/>
        <w:tabs>
          <w:tab w:val="left" w:pos="3150"/>
        </w:tabs>
      </w:pPr>
      <w:r w:rsidRPr="00AE6A2C">
        <w:t>INTRODUCTION</w:t>
      </w:r>
      <w:r w:rsidR="00986ACF">
        <w:tab/>
      </w:r>
    </w:p>
    <w:p w14:paraId="61539BD0" w14:textId="53DF395B" w:rsidR="009D0713" w:rsidRPr="00AE6A2C" w:rsidRDefault="009D0713" w:rsidP="009E5457">
      <w:pPr>
        <w:pStyle w:val="ListIntroduction"/>
      </w:pPr>
      <w:r w:rsidRPr="00AE6A2C">
        <w:t xml:space="preserve">The University has been </w:t>
      </w:r>
      <w:r w:rsidR="000B3DCC" w:rsidRPr="00AE6A2C">
        <w:t xml:space="preserve">granted funding </w:t>
      </w:r>
      <w:r w:rsidRPr="00AE6A2C">
        <w:t xml:space="preserve">by the </w:t>
      </w:r>
      <w:r w:rsidR="00E26418" w:rsidRPr="00AE6A2C">
        <w:t xml:space="preserve">Funder </w:t>
      </w:r>
      <w:r w:rsidRPr="00AE6A2C">
        <w:t xml:space="preserve">to </w:t>
      </w:r>
      <w:r w:rsidR="000F0E0E" w:rsidRPr="00AE6A2C">
        <w:t xml:space="preserve">undertake </w:t>
      </w:r>
      <w:r w:rsidR="0083297B" w:rsidRPr="00AE6A2C">
        <w:t>the Research Project</w:t>
      </w:r>
      <w:r w:rsidRPr="00AE6A2C">
        <w:t>.</w:t>
      </w:r>
    </w:p>
    <w:p w14:paraId="5F8D602A" w14:textId="138F8536" w:rsidR="009D0713" w:rsidRPr="00AE6A2C" w:rsidRDefault="009D0713" w:rsidP="009E5457">
      <w:pPr>
        <w:pStyle w:val="ListIntroduction"/>
      </w:pPr>
      <w:r w:rsidRPr="00AE6A2C">
        <w:t xml:space="preserve">The University wishes to </w:t>
      </w:r>
      <w:r w:rsidR="00886F37" w:rsidRPr="00AE6A2C">
        <w:t xml:space="preserve">engage the Subcontractor to provide services </w:t>
      </w:r>
      <w:r w:rsidR="004754C3" w:rsidRPr="00AE6A2C">
        <w:t>for the Research Project.</w:t>
      </w:r>
    </w:p>
    <w:p w14:paraId="08928973" w14:textId="77777777" w:rsidR="009D0713" w:rsidRPr="00AE6A2C" w:rsidRDefault="009D0713" w:rsidP="00D80CD4">
      <w:pPr>
        <w:pStyle w:val="Heading1"/>
      </w:pPr>
      <w:r w:rsidRPr="00AE6A2C">
        <w:t>AGREEMENT</w:t>
      </w:r>
    </w:p>
    <w:p w14:paraId="08E7C4AD" w14:textId="77777777" w:rsidR="009D0713" w:rsidRPr="00AE6A2C" w:rsidRDefault="009D0713" w:rsidP="009D0713">
      <w:r w:rsidRPr="00AE6A2C">
        <w:t>The University engages the Subcontractor to provide, and the Subcontractor agrees to provide, the Services on the terms and conditions of this Agreement.</w:t>
      </w:r>
    </w:p>
    <w:p w14:paraId="5046F98B" w14:textId="291297CF" w:rsidR="00D80CD4" w:rsidRPr="00AE6A2C" w:rsidRDefault="00867F57" w:rsidP="009632E0">
      <w:pPr>
        <w:pStyle w:val="Heading1"/>
      </w:pPr>
      <w:r w:rsidRPr="00AE6A2C">
        <w:rPr>
          <w:caps w:val="0"/>
        </w:rPr>
        <w:t>CONTRACT DETAILS</w:t>
      </w:r>
    </w:p>
    <w:tbl>
      <w:tblPr>
        <w:tblStyle w:val="ContractDetailsTable"/>
        <w:tblW w:w="9638" w:type="dxa"/>
        <w:tblLayout w:type="fixed"/>
        <w:tblLook w:val="04A0" w:firstRow="1" w:lastRow="0" w:firstColumn="1" w:lastColumn="0" w:noHBand="0" w:noVBand="1"/>
      </w:tblPr>
      <w:tblGrid>
        <w:gridCol w:w="2551"/>
        <w:gridCol w:w="7087"/>
      </w:tblGrid>
      <w:tr w:rsidR="00D770E4" w:rsidRPr="00AE6A2C" w14:paraId="2D44A427" w14:textId="77777777" w:rsidTr="0DD22410">
        <w:trPr>
          <w:trHeight w:val="1568"/>
        </w:trPr>
        <w:tc>
          <w:tcPr>
            <w:tcW w:w="2551" w:type="dxa"/>
          </w:tcPr>
          <w:p w14:paraId="4DE026EE" w14:textId="1A7228CD" w:rsidR="00D80CD4" w:rsidRPr="00AE6A2C" w:rsidRDefault="00D81B7F" w:rsidP="002C025F">
            <w:pPr>
              <w:pStyle w:val="Tabletextbold"/>
            </w:pPr>
            <w:r w:rsidRPr="00AE6A2C">
              <w:t xml:space="preserve">Research </w:t>
            </w:r>
            <w:r w:rsidR="0096136A" w:rsidRPr="00AE6A2C">
              <w:t>Project</w:t>
            </w:r>
          </w:p>
        </w:tc>
        <w:tc>
          <w:tcPr>
            <w:tcW w:w="7087" w:type="dxa"/>
          </w:tcPr>
          <w:p w14:paraId="6157AEA1" w14:textId="19E5B00E" w:rsidR="007F692E" w:rsidRPr="00AE6A2C" w:rsidRDefault="007F692E" w:rsidP="00E4404D">
            <w:pPr>
              <w:pStyle w:val="TableText"/>
              <w:ind w:left="1644" w:hanging="1644"/>
            </w:pPr>
            <w:r w:rsidRPr="00AE6A2C">
              <w:t>[</w:t>
            </w:r>
            <w:r w:rsidRPr="00AE6A2C">
              <w:rPr>
                <w:b/>
                <w:bCs w:val="0"/>
                <w:highlight w:val="yellow"/>
              </w:rPr>
              <w:t>insert</w:t>
            </w:r>
            <w:r w:rsidR="009F7617" w:rsidRPr="00AE6A2C">
              <w:rPr>
                <w:b/>
                <w:bCs w:val="0"/>
                <w:highlight w:val="yellow"/>
              </w:rPr>
              <w:t xml:space="preserve"> project name</w:t>
            </w:r>
            <w:r w:rsidRPr="00AE6A2C">
              <w:t>]</w:t>
            </w:r>
          </w:p>
          <w:p w14:paraId="36059834" w14:textId="77777777" w:rsidR="005B2E3A" w:rsidRPr="00AE6A2C" w:rsidRDefault="005B2E3A" w:rsidP="00E4404D">
            <w:pPr>
              <w:pStyle w:val="TableText"/>
            </w:pPr>
            <w:r w:rsidRPr="00AE6A2C">
              <w:rPr>
                <w:b/>
                <w:bCs w:val="0"/>
              </w:rPr>
              <w:t>Univer</w:t>
            </w:r>
            <w:r w:rsidR="00193AB4" w:rsidRPr="00AE6A2C">
              <w:rPr>
                <w:b/>
                <w:bCs w:val="0"/>
              </w:rPr>
              <w:t xml:space="preserve">sity project reference: </w:t>
            </w:r>
            <w:r w:rsidR="00126BF4" w:rsidRPr="00AE6A2C">
              <w:t>[</w:t>
            </w:r>
            <w:r w:rsidR="00126BF4" w:rsidRPr="00AE6A2C">
              <w:rPr>
                <w:highlight w:val="yellow"/>
              </w:rPr>
              <w:t>insert</w:t>
            </w:r>
            <w:r w:rsidR="00126BF4" w:rsidRPr="006E1915">
              <w:t>]</w:t>
            </w:r>
            <w:r w:rsidR="00126BF4" w:rsidRPr="00AE6A2C">
              <w:t xml:space="preserve"> (please quote in all correspondence)</w:t>
            </w:r>
          </w:p>
          <w:p w14:paraId="2B4265B5" w14:textId="5925533D" w:rsidR="00033370" w:rsidRPr="00AE6A2C" w:rsidRDefault="00033370" w:rsidP="00E4404D">
            <w:pPr>
              <w:pStyle w:val="TableText"/>
            </w:pPr>
            <w:r w:rsidRPr="0DD22410">
              <w:rPr>
                <w:b/>
              </w:rPr>
              <w:t>Funder project reference:</w:t>
            </w:r>
            <w:r>
              <w:tab/>
            </w:r>
            <w:r w:rsidRPr="0DD22410">
              <w:t>[</w:t>
            </w:r>
            <w:r w:rsidRPr="0DD22410">
              <w:rPr>
                <w:highlight w:val="yellow"/>
              </w:rPr>
              <w:t>insert</w:t>
            </w:r>
            <w:r w:rsidRPr="0DD22410">
              <w:t>]</w:t>
            </w:r>
          </w:p>
        </w:tc>
      </w:tr>
      <w:tr w:rsidR="00BF67D0" w:rsidRPr="00AE6A2C" w14:paraId="6612C7C8" w14:textId="77777777" w:rsidTr="0DD22410">
        <w:trPr>
          <w:trHeight w:val="615"/>
        </w:trPr>
        <w:tc>
          <w:tcPr>
            <w:tcW w:w="2551" w:type="dxa"/>
          </w:tcPr>
          <w:p w14:paraId="7AAB6604" w14:textId="3FDC2DC1" w:rsidR="00BF67D0" w:rsidRPr="00AE6A2C" w:rsidRDefault="00614EBC" w:rsidP="002C025F">
            <w:pPr>
              <w:pStyle w:val="Tabletextbold"/>
            </w:pPr>
            <w:r w:rsidRPr="00AE6A2C">
              <w:t>Services</w:t>
            </w:r>
          </w:p>
        </w:tc>
        <w:tc>
          <w:tcPr>
            <w:tcW w:w="7087" w:type="dxa"/>
          </w:tcPr>
          <w:p w14:paraId="1C759646" w14:textId="4E26F894" w:rsidR="00BF67D0" w:rsidRPr="00AE6A2C" w:rsidRDefault="003D7142" w:rsidP="00E343AD">
            <w:pPr>
              <w:pStyle w:val="TableText"/>
            </w:pPr>
            <w:r w:rsidRPr="00AE6A2C">
              <w:t>S</w:t>
            </w:r>
            <w:r w:rsidR="00614EBC" w:rsidRPr="00AE6A2C">
              <w:t xml:space="preserve">ervices to </w:t>
            </w:r>
            <w:proofErr w:type="spellStart"/>
            <w:r w:rsidR="00614EBC" w:rsidRPr="00AE6A2C">
              <w:t>provide</w:t>
            </w:r>
            <w:r w:rsidR="005C79CC">
              <w:t>d</w:t>
            </w:r>
            <w:proofErr w:type="spellEnd"/>
            <w:r w:rsidR="005C79CC">
              <w:t xml:space="preserve"> as</w:t>
            </w:r>
            <w:r w:rsidR="00614EBC" w:rsidRPr="00AE6A2C">
              <w:t xml:space="preserve"> part of the Research Project, as further set out in Schedule 1.</w:t>
            </w:r>
          </w:p>
        </w:tc>
      </w:tr>
      <w:tr w:rsidR="005C3528" w:rsidRPr="00AE6A2C" w14:paraId="5EB3130A" w14:textId="77777777" w:rsidTr="0DD22410">
        <w:trPr>
          <w:trHeight w:val="432"/>
        </w:trPr>
        <w:tc>
          <w:tcPr>
            <w:tcW w:w="2551" w:type="dxa"/>
          </w:tcPr>
          <w:p w14:paraId="7F2EA87F" w14:textId="4F2B7EE2" w:rsidR="005C3528" w:rsidRPr="00AE6A2C" w:rsidRDefault="005C3528" w:rsidP="005C3528">
            <w:pPr>
              <w:pStyle w:val="Tabletextbold"/>
            </w:pPr>
            <w:r w:rsidRPr="00AE6A2C">
              <w:t>Funder</w:t>
            </w:r>
          </w:p>
        </w:tc>
        <w:tc>
          <w:tcPr>
            <w:tcW w:w="7087" w:type="dxa"/>
          </w:tcPr>
          <w:p w14:paraId="3C031E6D" w14:textId="105DDA08" w:rsidR="005C3528" w:rsidRPr="00AE6A2C" w:rsidRDefault="005C3528" w:rsidP="00F27DD8">
            <w:pPr>
              <w:pStyle w:val="TableText"/>
            </w:pPr>
            <w:r w:rsidRPr="00AE6A2C">
              <w:t>[</w:t>
            </w:r>
            <w:r w:rsidRPr="00AE6A2C">
              <w:rPr>
                <w:highlight w:val="yellow"/>
              </w:rPr>
              <w:t>insert</w:t>
            </w:r>
            <w:r w:rsidRPr="00AE6A2C">
              <w:t>]</w:t>
            </w:r>
          </w:p>
        </w:tc>
      </w:tr>
      <w:tr w:rsidR="005C3528" w:rsidRPr="00AE6A2C" w14:paraId="05CD6FB2" w14:textId="77777777" w:rsidTr="0DD22410">
        <w:trPr>
          <w:trHeight w:val="401"/>
        </w:trPr>
        <w:tc>
          <w:tcPr>
            <w:tcW w:w="2551" w:type="dxa"/>
          </w:tcPr>
          <w:p w14:paraId="564AA8B0" w14:textId="3336EFFE" w:rsidR="005C3528" w:rsidRPr="00AE6A2C" w:rsidRDefault="005C3528" w:rsidP="005C3528">
            <w:pPr>
              <w:pStyle w:val="Tabletextbold"/>
            </w:pPr>
            <w:r w:rsidRPr="00AE6A2C">
              <w:t>Start Date</w:t>
            </w:r>
          </w:p>
        </w:tc>
        <w:tc>
          <w:tcPr>
            <w:tcW w:w="7087" w:type="dxa"/>
          </w:tcPr>
          <w:p w14:paraId="09365E54" w14:textId="579CDECF" w:rsidR="005C3528" w:rsidRPr="00AE6A2C" w:rsidRDefault="005C3528" w:rsidP="005C3528">
            <w:pPr>
              <w:pStyle w:val="TableText"/>
            </w:pPr>
            <w:r w:rsidRPr="00AE6A2C">
              <w:t>[</w:t>
            </w:r>
            <w:r w:rsidRPr="00AE6A2C">
              <w:rPr>
                <w:highlight w:val="yellow"/>
              </w:rPr>
              <w:t>insert</w:t>
            </w:r>
            <w:r w:rsidRPr="00AE6A2C">
              <w:t>]</w:t>
            </w:r>
          </w:p>
        </w:tc>
      </w:tr>
      <w:tr w:rsidR="005C3528" w:rsidRPr="00AE6A2C" w14:paraId="37FAA32D" w14:textId="77777777" w:rsidTr="0DD22410">
        <w:trPr>
          <w:trHeight w:val="397"/>
        </w:trPr>
        <w:tc>
          <w:tcPr>
            <w:tcW w:w="2551" w:type="dxa"/>
          </w:tcPr>
          <w:p w14:paraId="568C1368" w14:textId="433178A2" w:rsidR="005C3528" w:rsidRPr="00AE6A2C" w:rsidRDefault="005C3528" w:rsidP="005C3528">
            <w:pPr>
              <w:pStyle w:val="Tabletextbold"/>
            </w:pPr>
            <w:r w:rsidRPr="00AE6A2C">
              <w:t>End Date</w:t>
            </w:r>
          </w:p>
        </w:tc>
        <w:tc>
          <w:tcPr>
            <w:tcW w:w="7087" w:type="dxa"/>
          </w:tcPr>
          <w:p w14:paraId="56D156C5" w14:textId="3D7D07BD" w:rsidR="005C3528" w:rsidRPr="00AE6A2C" w:rsidRDefault="005C3528" w:rsidP="005C3528">
            <w:pPr>
              <w:pStyle w:val="TableText"/>
            </w:pPr>
            <w:r w:rsidRPr="00AE6A2C">
              <w:t>[</w:t>
            </w:r>
            <w:r w:rsidRPr="00AE6A2C">
              <w:rPr>
                <w:highlight w:val="yellow"/>
              </w:rPr>
              <w:t>insert</w:t>
            </w:r>
            <w:r w:rsidRPr="00AE6A2C">
              <w:t>]</w:t>
            </w:r>
          </w:p>
        </w:tc>
      </w:tr>
      <w:tr w:rsidR="005C3528" w:rsidRPr="00AE6A2C" w14:paraId="37E12DC9" w14:textId="77777777" w:rsidTr="0DD22410">
        <w:trPr>
          <w:trHeight w:val="707"/>
        </w:trPr>
        <w:tc>
          <w:tcPr>
            <w:tcW w:w="2551" w:type="dxa"/>
          </w:tcPr>
          <w:p w14:paraId="639A3592" w14:textId="1C0A61DD" w:rsidR="005C3528" w:rsidRPr="00AE6A2C" w:rsidRDefault="005C3528" w:rsidP="005C3528">
            <w:pPr>
              <w:pStyle w:val="Tabletextbold"/>
            </w:pPr>
            <w:r w:rsidRPr="00AE6A2C">
              <w:t>Principal Investigator</w:t>
            </w:r>
          </w:p>
        </w:tc>
        <w:tc>
          <w:tcPr>
            <w:tcW w:w="7087" w:type="dxa"/>
          </w:tcPr>
          <w:p w14:paraId="2E060456" w14:textId="271D0BBB" w:rsidR="005C3528" w:rsidRPr="00AE6A2C" w:rsidRDefault="005C3528" w:rsidP="005C3528">
            <w:pPr>
              <w:pStyle w:val="TableText"/>
            </w:pPr>
            <w:r w:rsidRPr="00AE6A2C">
              <w:t>[</w:t>
            </w:r>
            <w:r w:rsidRPr="00AE6A2C">
              <w:rPr>
                <w:highlight w:val="yellow"/>
              </w:rPr>
              <w:t>insert name of University PI</w:t>
            </w:r>
            <w:r w:rsidRPr="00AE6A2C">
              <w:t>]</w:t>
            </w:r>
          </w:p>
        </w:tc>
      </w:tr>
      <w:tr w:rsidR="005C3528" w:rsidRPr="00AE6A2C" w14:paraId="10F74ACB" w14:textId="77777777" w:rsidTr="0DD22410">
        <w:trPr>
          <w:trHeight w:val="693"/>
        </w:trPr>
        <w:tc>
          <w:tcPr>
            <w:tcW w:w="2551" w:type="dxa"/>
          </w:tcPr>
          <w:p w14:paraId="2050DD4F" w14:textId="541958F0" w:rsidR="005C3528" w:rsidRPr="00AE6A2C" w:rsidRDefault="005C3528" w:rsidP="005C3528">
            <w:pPr>
              <w:pStyle w:val="Tabletextbold"/>
            </w:pPr>
            <w:r w:rsidRPr="00AE6A2C">
              <w:lastRenderedPageBreak/>
              <w:t>Subcontractor Investigator</w:t>
            </w:r>
          </w:p>
        </w:tc>
        <w:tc>
          <w:tcPr>
            <w:tcW w:w="7087" w:type="dxa"/>
          </w:tcPr>
          <w:p w14:paraId="5946ECCD" w14:textId="6CDF2DA8" w:rsidR="005C3528" w:rsidRPr="00AE6A2C" w:rsidRDefault="005C3528" w:rsidP="005C3528">
            <w:pPr>
              <w:pStyle w:val="TableText"/>
            </w:pPr>
            <w:r w:rsidRPr="00AE6A2C">
              <w:t>[</w:t>
            </w:r>
            <w:r w:rsidRPr="00AE6A2C">
              <w:rPr>
                <w:highlight w:val="yellow"/>
              </w:rPr>
              <w:t>insert name of Subcontractor PI</w:t>
            </w:r>
            <w:r w:rsidRPr="00AE6A2C">
              <w:t>]</w:t>
            </w:r>
          </w:p>
        </w:tc>
      </w:tr>
      <w:tr w:rsidR="005C3528" w:rsidRPr="00AE6A2C" w14:paraId="1551B094" w14:textId="77777777" w:rsidTr="0DD22410">
        <w:trPr>
          <w:trHeight w:val="1320"/>
        </w:trPr>
        <w:tc>
          <w:tcPr>
            <w:tcW w:w="2551" w:type="dxa"/>
          </w:tcPr>
          <w:p w14:paraId="00E717A9" w14:textId="14A5D1BD" w:rsidR="00B43AB0" w:rsidRPr="00AE6A2C" w:rsidRDefault="005C3528" w:rsidP="005C3528">
            <w:pPr>
              <w:pStyle w:val="Tabletextbold"/>
            </w:pPr>
            <w:r w:rsidRPr="00AE6A2C">
              <w:t>Key Personnel</w:t>
            </w:r>
            <w:r w:rsidR="00B43AB0" w:rsidRPr="00AE6A2C">
              <w:t xml:space="preserve"> (of Subcontractor)</w:t>
            </w:r>
          </w:p>
        </w:tc>
        <w:tc>
          <w:tcPr>
            <w:tcW w:w="7087" w:type="dxa"/>
          </w:tcPr>
          <w:p w14:paraId="52569536" w14:textId="77777777" w:rsidR="005C3528" w:rsidRPr="00AE6A2C" w:rsidRDefault="005C3528" w:rsidP="000D626D">
            <w:pPr>
              <w:pStyle w:val="TableText"/>
              <w:numPr>
                <w:ilvl w:val="0"/>
                <w:numId w:val="1"/>
              </w:numPr>
            </w:pPr>
            <w:r w:rsidRPr="00AE6A2C">
              <w:t>The Subcontractor Investigator, and</w:t>
            </w:r>
          </w:p>
          <w:p w14:paraId="72797B18" w14:textId="02542A69" w:rsidR="001669EE" w:rsidRPr="00AE6A2C" w:rsidRDefault="001669EE" w:rsidP="000D626D">
            <w:pPr>
              <w:pStyle w:val="TableText"/>
              <w:numPr>
                <w:ilvl w:val="0"/>
                <w:numId w:val="1"/>
              </w:numPr>
            </w:pPr>
            <w:r w:rsidRPr="00AE6A2C">
              <w:t>[</w:t>
            </w:r>
            <w:r w:rsidRPr="00AE6A2C">
              <w:rPr>
                <w:highlight w:val="yellow"/>
              </w:rPr>
              <w:t>Insert name</w:t>
            </w:r>
            <w:r w:rsidRPr="00AE6A2C">
              <w:t>], [</w:t>
            </w:r>
            <w:r w:rsidRPr="00AE6A2C">
              <w:rPr>
                <w:highlight w:val="yellow"/>
              </w:rPr>
              <w:t>insert role</w:t>
            </w:r>
            <w:r w:rsidRPr="00AE6A2C">
              <w:t>]</w:t>
            </w:r>
          </w:p>
          <w:p w14:paraId="3C83549C" w14:textId="678DAF2E" w:rsidR="00B43AB0" w:rsidRPr="00AE6A2C" w:rsidRDefault="002C0BD1" w:rsidP="001669EE">
            <w:pPr>
              <w:pStyle w:val="ListBullet"/>
            </w:pPr>
            <w:r w:rsidRPr="00AE6A2C">
              <w:t>[</w:t>
            </w:r>
            <w:r w:rsidRPr="00AE6A2C">
              <w:rPr>
                <w:highlight w:val="yellow"/>
              </w:rPr>
              <w:t>Insert name</w:t>
            </w:r>
            <w:r w:rsidRPr="00AE6A2C">
              <w:t>], [</w:t>
            </w:r>
            <w:r w:rsidRPr="00AE6A2C">
              <w:rPr>
                <w:highlight w:val="yellow"/>
              </w:rPr>
              <w:t>insert role</w:t>
            </w:r>
            <w:r w:rsidRPr="00AE6A2C">
              <w:t>]</w:t>
            </w:r>
          </w:p>
        </w:tc>
      </w:tr>
      <w:tr w:rsidR="005C3528" w:rsidRPr="00AE6A2C" w14:paraId="73D0E97D" w14:textId="77777777" w:rsidTr="0DD22410">
        <w:trPr>
          <w:trHeight w:val="1320"/>
        </w:trPr>
        <w:tc>
          <w:tcPr>
            <w:tcW w:w="2551" w:type="dxa"/>
          </w:tcPr>
          <w:p w14:paraId="2498CC3D" w14:textId="01E7C0DD" w:rsidR="005C3528" w:rsidRPr="00AE6A2C" w:rsidRDefault="005C3528" w:rsidP="005C3528">
            <w:pPr>
              <w:pStyle w:val="Tabletextbold"/>
            </w:pPr>
            <w:r w:rsidRPr="00AE6A2C">
              <w:t>University Input</w:t>
            </w:r>
          </w:p>
        </w:tc>
        <w:tc>
          <w:tcPr>
            <w:tcW w:w="7087" w:type="dxa"/>
          </w:tcPr>
          <w:p w14:paraId="0D0157FC" w14:textId="687AA9AE" w:rsidR="005C3528" w:rsidRPr="00AE6A2C" w:rsidRDefault="005C3528" w:rsidP="00EA2707">
            <w:pPr>
              <w:pStyle w:val="TableText"/>
            </w:pPr>
            <w:r w:rsidRPr="0DD22410">
              <w:t>[</w:t>
            </w:r>
            <w:r w:rsidRPr="0DD22410">
              <w:rPr>
                <w:highlight w:val="yellow"/>
              </w:rPr>
              <w:t xml:space="preserve">Insert any facilities, information, materials and other items that the University </w:t>
            </w:r>
            <w:r w:rsidR="00EA2707" w:rsidRPr="0DD22410">
              <w:rPr>
                <w:highlight w:val="yellow"/>
              </w:rPr>
              <w:t>is to</w:t>
            </w:r>
            <w:r w:rsidRPr="0DD22410">
              <w:rPr>
                <w:highlight w:val="yellow"/>
              </w:rPr>
              <w:t xml:space="preserve"> provide</w:t>
            </w:r>
            <w:r w:rsidR="0014092C" w:rsidRPr="0DD22410">
              <w:t xml:space="preserve">, </w:t>
            </w:r>
            <w:r w:rsidR="0014092C" w:rsidRPr="0DD22410">
              <w:rPr>
                <w:highlight w:val="yellow"/>
              </w:rPr>
              <w:t>table provided below if needed</w:t>
            </w:r>
            <w:r w:rsidRPr="0DD22410">
              <w:t>]</w:t>
            </w:r>
          </w:p>
          <w:tbl>
            <w:tblPr>
              <w:tblStyle w:val="Schedules"/>
              <w:tblW w:w="0" w:type="auto"/>
              <w:tblLayout w:type="fixed"/>
              <w:tblLook w:val="0420" w:firstRow="1" w:lastRow="0" w:firstColumn="0" w:lastColumn="0" w:noHBand="0" w:noVBand="1"/>
            </w:tblPr>
            <w:tblGrid>
              <w:gridCol w:w="4271"/>
              <w:gridCol w:w="2268"/>
            </w:tblGrid>
            <w:tr w:rsidR="002F3D06" w:rsidRPr="002F3D06" w14:paraId="26935CEB" w14:textId="77777777" w:rsidTr="00067BFF">
              <w:trPr>
                <w:cnfStyle w:val="100000000000" w:firstRow="1" w:lastRow="0" w:firstColumn="0" w:lastColumn="0" w:oddVBand="0" w:evenVBand="0" w:oddHBand="0" w:evenHBand="0" w:firstRowFirstColumn="0" w:firstRowLastColumn="0" w:lastRowFirstColumn="0" w:lastRowLastColumn="0"/>
              </w:trPr>
              <w:tc>
                <w:tcPr>
                  <w:tcW w:w="4271" w:type="dxa"/>
                </w:tcPr>
                <w:p w14:paraId="07991699" w14:textId="77777777" w:rsidR="002458FD" w:rsidRPr="002F3D06" w:rsidRDefault="002458FD" w:rsidP="002458FD">
                  <w:pPr>
                    <w:pStyle w:val="TableText"/>
                    <w:rPr>
                      <w:b w:val="0"/>
                      <w:color w:val="FFFFFF" w:themeColor="background1"/>
                    </w:rPr>
                  </w:pPr>
                  <w:r w:rsidRPr="002F3D06">
                    <w:rPr>
                      <w:color w:val="FFFFFF" w:themeColor="background1"/>
                    </w:rPr>
                    <w:t>Input</w:t>
                  </w:r>
                </w:p>
              </w:tc>
              <w:tc>
                <w:tcPr>
                  <w:tcW w:w="2268" w:type="dxa"/>
                </w:tcPr>
                <w:p w14:paraId="170499F7" w14:textId="77777777" w:rsidR="002458FD" w:rsidRPr="002F3D06" w:rsidRDefault="002458FD" w:rsidP="002458FD">
                  <w:pPr>
                    <w:pStyle w:val="TableText"/>
                    <w:rPr>
                      <w:b w:val="0"/>
                      <w:color w:val="FFFFFF" w:themeColor="background1"/>
                    </w:rPr>
                  </w:pPr>
                  <w:r w:rsidRPr="002F3D06">
                    <w:rPr>
                      <w:color w:val="FFFFFF" w:themeColor="background1"/>
                    </w:rPr>
                    <w:t>Due date</w:t>
                  </w:r>
                </w:p>
              </w:tc>
            </w:tr>
            <w:tr w:rsidR="002458FD" w:rsidRPr="00AE6A2C" w14:paraId="55BFFDDA" w14:textId="77777777" w:rsidTr="00067BFF">
              <w:trPr>
                <w:cnfStyle w:val="000000100000" w:firstRow="0" w:lastRow="0" w:firstColumn="0" w:lastColumn="0" w:oddVBand="0" w:evenVBand="0" w:oddHBand="1" w:evenHBand="0" w:firstRowFirstColumn="0" w:firstRowLastColumn="0" w:lastRowFirstColumn="0" w:lastRowLastColumn="0"/>
              </w:trPr>
              <w:tc>
                <w:tcPr>
                  <w:tcW w:w="4271" w:type="dxa"/>
                </w:tcPr>
                <w:p w14:paraId="7E606215" w14:textId="77777777" w:rsidR="002458FD" w:rsidRPr="00AE6A2C" w:rsidRDefault="002458FD" w:rsidP="002458FD">
                  <w:pPr>
                    <w:pStyle w:val="TableText"/>
                  </w:pPr>
                  <w:r w:rsidRPr="00AE6A2C">
                    <w:t>[</w:t>
                  </w:r>
                  <w:r w:rsidRPr="00AE6A2C">
                    <w:rPr>
                      <w:highlight w:val="yellow"/>
                    </w:rPr>
                    <w:t>Insert</w:t>
                  </w:r>
                  <w:r w:rsidRPr="00AE6A2C">
                    <w:t>]</w:t>
                  </w:r>
                </w:p>
              </w:tc>
              <w:tc>
                <w:tcPr>
                  <w:tcW w:w="2268" w:type="dxa"/>
                </w:tcPr>
                <w:p w14:paraId="529FC11B" w14:textId="77777777" w:rsidR="002458FD" w:rsidRPr="00AE6A2C" w:rsidRDefault="002458FD" w:rsidP="002458FD">
                  <w:pPr>
                    <w:pStyle w:val="TableText"/>
                  </w:pPr>
                  <w:r w:rsidRPr="00AE6A2C">
                    <w:t>[</w:t>
                  </w:r>
                  <w:r w:rsidRPr="00AE6A2C">
                    <w:rPr>
                      <w:highlight w:val="yellow"/>
                    </w:rPr>
                    <w:t>Insert date by which must be provided</w:t>
                  </w:r>
                  <w:r w:rsidRPr="00AE6A2C">
                    <w:t>]</w:t>
                  </w:r>
                </w:p>
              </w:tc>
            </w:tr>
          </w:tbl>
          <w:p w14:paraId="14E016A1" w14:textId="299D241A" w:rsidR="000024C5" w:rsidRPr="00AE6A2C" w:rsidRDefault="000024C5" w:rsidP="00E369E8">
            <w:pPr>
              <w:pStyle w:val="TableText"/>
            </w:pPr>
          </w:p>
        </w:tc>
      </w:tr>
      <w:tr w:rsidR="00400942" w:rsidRPr="00AE6A2C" w14:paraId="68C36DA3" w14:textId="77777777" w:rsidTr="0DD22410">
        <w:trPr>
          <w:trHeight w:val="1320"/>
        </w:trPr>
        <w:tc>
          <w:tcPr>
            <w:tcW w:w="2551" w:type="dxa"/>
          </w:tcPr>
          <w:p w14:paraId="6A306252" w14:textId="5A6ED783" w:rsidR="00400942" w:rsidRPr="00AE6A2C" w:rsidRDefault="00400942" w:rsidP="00400942">
            <w:pPr>
              <w:pStyle w:val="Tabletextbold"/>
            </w:pPr>
            <w:r w:rsidRPr="00AE6A2C">
              <w:t>Background IP</w:t>
            </w:r>
          </w:p>
        </w:tc>
        <w:tc>
          <w:tcPr>
            <w:tcW w:w="7087" w:type="dxa"/>
          </w:tcPr>
          <w:p w14:paraId="0A1B470A" w14:textId="77777777" w:rsidR="00400942" w:rsidRPr="00AE6A2C" w:rsidRDefault="00400942" w:rsidP="00400942">
            <w:pPr>
              <w:pStyle w:val="Tabletextbold"/>
              <w:keepNext/>
            </w:pPr>
            <w:r w:rsidRPr="00AE6A2C">
              <w:t>University:</w:t>
            </w:r>
          </w:p>
          <w:p w14:paraId="5380EE4C" w14:textId="77777777" w:rsidR="00400942" w:rsidRPr="00AE6A2C" w:rsidRDefault="00400942" w:rsidP="000D626D">
            <w:pPr>
              <w:pStyle w:val="TableText"/>
              <w:numPr>
                <w:ilvl w:val="0"/>
                <w:numId w:val="5"/>
              </w:numPr>
              <w:rPr>
                <w:highlight w:val="yellow"/>
              </w:rPr>
            </w:pPr>
            <w:r w:rsidRPr="00AE6A2C">
              <w:rPr>
                <w:highlight w:val="yellow"/>
              </w:rPr>
              <w:t>[Insert specific Background IP of the University being used for the Research]</w:t>
            </w:r>
          </w:p>
          <w:p w14:paraId="1442C522" w14:textId="77777777" w:rsidR="00400942" w:rsidRPr="00AE6A2C" w:rsidRDefault="00400942" w:rsidP="000D626D">
            <w:pPr>
              <w:pStyle w:val="TableText"/>
              <w:numPr>
                <w:ilvl w:val="0"/>
                <w:numId w:val="5"/>
              </w:numPr>
              <w:rPr>
                <w:highlight w:val="yellow"/>
              </w:rPr>
            </w:pPr>
            <w:r w:rsidRPr="00AE6A2C">
              <w:rPr>
                <w:highlight w:val="yellow"/>
              </w:rPr>
              <w:t>[etc.]</w:t>
            </w:r>
          </w:p>
          <w:p w14:paraId="609175ED" w14:textId="77777777" w:rsidR="00400942" w:rsidRPr="00AE6A2C" w:rsidRDefault="00400942" w:rsidP="00400942">
            <w:pPr>
              <w:pStyle w:val="Tabletextbold"/>
            </w:pPr>
            <w:r w:rsidRPr="00AE6A2C">
              <w:t>Subcontractor:</w:t>
            </w:r>
          </w:p>
          <w:p w14:paraId="4765F75D" w14:textId="77777777" w:rsidR="00400942" w:rsidRPr="00AE6A2C" w:rsidRDefault="00400942" w:rsidP="000D626D">
            <w:pPr>
              <w:pStyle w:val="TableText"/>
              <w:numPr>
                <w:ilvl w:val="0"/>
                <w:numId w:val="5"/>
              </w:numPr>
              <w:rPr>
                <w:highlight w:val="yellow"/>
              </w:rPr>
            </w:pPr>
            <w:r w:rsidRPr="00AE6A2C">
              <w:rPr>
                <w:highlight w:val="yellow"/>
              </w:rPr>
              <w:t>[Insert specific Background IP of the Subcontractor]</w:t>
            </w:r>
          </w:p>
          <w:p w14:paraId="5D38D800" w14:textId="2DCF84B3" w:rsidR="00400942" w:rsidRPr="00AE6A2C" w:rsidRDefault="00400942" w:rsidP="00C3570C">
            <w:pPr>
              <w:pStyle w:val="TableText"/>
              <w:numPr>
                <w:ilvl w:val="0"/>
                <w:numId w:val="5"/>
              </w:numPr>
            </w:pPr>
            <w:r w:rsidRPr="00AE6A2C">
              <w:rPr>
                <w:highlight w:val="yellow"/>
              </w:rPr>
              <w:t>[etc.]</w:t>
            </w:r>
          </w:p>
        </w:tc>
      </w:tr>
      <w:tr w:rsidR="000E15D2" w:rsidRPr="00AE6A2C" w14:paraId="5CE29F2B" w14:textId="77777777" w:rsidTr="0DD22410">
        <w:trPr>
          <w:trHeight w:val="849"/>
        </w:trPr>
        <w:tc>
          <w:tcPr>
            <w:tcW w:w="2551" w:type="dxa"/>
          </w:tcPr>
          <w:p w14:paraId="0B4BBFEA" w14:textId="704F94CA" w:rsidR="000E15D2" w:rsidRPr="00AE6A2C" w:rsidRDefault="000E15D2" w:rsidP="000E15D2">
            <w:pPr>
              <w:pStyle w:val="Tabletextbold"/>
            </w:pPr>
            <w:r w:rsidRPr="00AE6A2C">
              <w:t>Dependencies</w:t>
            </w:r>
          </w:p>
        </w:tc>
        <w:tc>
          <w:tcPr>
            <w:tcW w:w="7087" w:type="dxa"/>
          </w:tcPr>
          <w:p w14:paraId="2E1C2962" w14:textId="77777777" w:rsidR="00CD7EE7" w:rsidRDefault="000E15D2" w:rsidP="000E15D2">
            <w:pPr>
              <w:pStyle w:val="TableText"/>
              <w:rPr>
                <w:b/>
                <w:bCs w:val="0"/>
                <w:color w:val="FF0000"/>
              </w:rPr>
            </w:pPr>
            <w:r w:rsidRPr="00B55AE4">
              <w:rPr>
                <w:b/>
                <w:bCs w:val="0"/>
                <w:color w:val="FF0000"/>
              </w:rPr>
              <w:t>[Insert any factors which this Agreement is dependent on, e.g. confirmation from the Funder that the Research Project is going ahead, the University and/or the Subcontractor obtaining ethics approval for the Research Project, specific contributions by third</w:t>
            </w:r>
          </w:p>
          <w:p w14:paraId="380C0D7B" w14:textId="6C9869B5" w:rsidR="000E15D2" w:rsidRPr="00B55AE4" w:rsidRDefault="000E15D2" w:rsidP="0DD22410">
            <w:pPr>
              <w:pStyle w:val="TableText"/>
              <w:rPr>
                <w:b/>
              </w:rPr>
            </w:pPr>
            <w:r w:rsidRPr="0DD22410">
              <w:rPr>
                <w:b/>
                <w:color w:val="FF0000"/>
              </w:rPr>
              <w:t xml:space="preserve"> parties, etc.  Include any dates by which the item/event must have occurred.]</w:t>
            </w:r>
          </w:p>
          <w:tbl>
            <w:tblPr>
              <w:tblStyle w:val="Schedules"/>
              <w:tblW w:w="0" w:type="auto"/>
              <w:tblLayout w:type="fixed"/>
              <w:tblLook w:val="0420" w:firstRow="1" w:lastRow="0" w:firstColumn="0" w:lastColumn="0" w:noHBand="0" w:noVBand="1"/>
            </w:tblPr>
            <w:tblGrid>
              <w:gridCol w:w="4271"/>
              <w:gridCol w:w="2268"/>
            </w:tblGrid>
            <w:tr w:rsidR="00B55AE4" w:rsidRPr="00B55AE4" w14:paraId="5E4F4FF6" w14:textId="77777777" w:rsidTr="00067BFF">
              <w:trPr>
                <w:cnfStyle w:val="100000000000" w:firstRow="1" w:lastRow="0" w:firstColumn="0" w:lastColumn="0" w:oddVBand="0" w:evenVBand="0" w:oddHBand="0" w:evenHBand="0" w:firstRowFirstColumn="0" w:firstRowLastColumn="0" w:lastRowFirstColumn="0" w:lastRowLastColumn="0"/>
              </w:trPr>
              <w:tc>
                <w:tcPr>
                  <w:tcW w:w="4271" w:type="dxa"/>
                </w:tcPr>
                <w:p w14:paraId="416E0A84" w14:textId="77777777" w:rsidR="000E15D2" w:rsidRPr="00B55AE4" w:rsidRDefault="000E15D2" w:rsidP="000E15D2">
                  <w:pPr>
                    <w:pStyle w:val="TableText"/>
                    <w:rPr>
                      <w:b w:val="0"/>
                      <w:color w:val="FFFFFF" w:themeColor="background1"/>
                    </w:rPr>
                  </w:pPr>
                  <w:r w:rsidRPr="00B55AE4">
                    <w:rPr>
                      <w:color w:val="FFFFFF" w:themeColor="background1"/>
                    </w:rPr>
                    <w:t>Dependency</w:t>
                  </w:r>
                </w:p>
              </w:tc>
              <w:tc>
                <w:tcPr>
                  <w:tcW w:w="2268" w:type="dxa"/>
                </w:tcPr>
                <w:p w14:paraId="359633D5" w14:textId="77777777" w:rsidR="000E15D2" w:rsidRPr="00B55AE4" w:rsidRDefault="000E15D2" w:rsidP="000E15D2">
                  <w:pPr>
                    <w:pStyle w:val="TableText"/>
                    <w:rPr>
                      <w:b w:val="0"/>
                      <w:color w:val="FFFFFF" w:themeColor="background1"/>
                    </w:rPr>
                  </w:pPr>
                  <w:r w:rsidRPr="00B55AE4">
                    <w:rPr>
                      <w:color w:val="FFFFFF" w:themeColor="background1"/>
                    </w:rPr>
                    <w:t>Due date</w:t>
                  </w:r>
                </w:p>
              </w:tc>
            </w:tr>
            <w:tr w:rsidR="000E15D2" w:rsidRPr="00AE6A2C" w14:paraId="385522D5" w14:textId="77777777" w:rsidTr="00067BFF">
              <w:trPr>
                <w:cnfStyle w:val="000000100000" w:firstRow="0" w:lastRow="0" w:firstColumn="0" w:lastColumn="0" w:oddVBand="0" w:evenVBand="0" w:oddHBand="1" w:evenHBand="0" w:firstRowFirstColumn="0" w:firstRowLastColumn="0" w:lastRowFirstColumn="0" w:lastRowLastColumn="0"/>
              </w:trPr>
              <w:tc>
                <w:tcPr>
                  <w:tcW w:w="4271" w:type="dxa"/>
                </w:tcPr>
                <w:p w14:paraId="23BB8B8D" w14:textId="77777777" w:rsidR="000E15D2" w:rsidRPr="00AE6A2C" w:rsidRDefault="000E15D2" w:rsidP="000E15D2">
                  <w:pPr>
                    <w:pStyle w:val="TableText"/>
                  </w:pPr>
                  <w:r w:rsidRPr="00AE6A2C">
                    <w:t>[</w:t>
                  </w:r>
                  <w:r w:rsidRPr="00AE6A2C">
                    <w:rPr>
                      <w:highlight w:val="yellow"/>
                    </w:rPr>
                    <w:t>e.g. [Party] obtaining ethics approval</w:t>
                  </w:r>
                  <w:r w:rsidRPr="00AE6A2C">
                    <w:t>]</w:t>
                  </w:r>
                </w:p>
              </w:tc>
              <w:tc>
                <w:tcPr>
                  <w:tcW w:w="2268" w:type="dxa"/>
                </w:tcPr>
                <w:p w14:paraId="6CE56B60" w14:textId="77777777" w:rsidR="000E15D2" w:rsidRPr="00AE6A2C" w:rsidRDefault="000E15D2" w:rsidP="000E15D2">
                  <w:pPr>
                    <w:pStyle w:val="TableText"/>
                  </w:pPr>
                  <w:r w:rsidRPr="00AE6A2C">
                    <w:t>[</w:t>
                  </w:r>
                  <w:r w:rsidRPr="00AE6A2C">
                    <w:rPr>
                      <w:highlight w:val="yellow"/>
                    </w:rPr>
                    <w:t>Insert date by which must be secured</w:t>
                  </w:r>
                  <w:r w:rsidRPr="00AE6A2C">
                    <w:t>]</w:t>
                  </w:r>
                </w:p>
              </w:tc>
            </w:tr>
            <w:tr w:rsidR="000E15D2" w:rsidRPr="00AE6A2C" w14:paraId="6F315537" w14:textId="77777777" w:rsidTr="00067BFF">
              <w:trPr>
                <w:cnfStyle w:val="000000010000" w:firstRow="0" w:lastRow="0" w:firstColumn="0" w:lastColumn="0" w:oddVBand="0" w:evenVBand="0" w:oddHBand="0" w:evenHBand="1" w:firstRowFirstColumn="0" w:firstRowLastColumn="0" w:lastRowFirstColumn="0" w:lastRowLastColumn="0"/>
              </w:trPr>
              <w:tc>
                <w:tcPr>
                  <w:tcW w:w="4271" w:type="dxa"/>
                </w:tcPr>
                <w:p w14:paraId="35262104" w14:textId="77777777" w:rsidR="000E15D2" w:rsidRPr="00AE6A2C" w:rsidRDefault="000E15D2" w:rsidP="000E15D2">
                  <w:pPr>
                    <w:pStyle w:val="TableText"/>
                  </w:pPr>
                  <w:r w:rsidRPr="00AE6A2C">
                    <w:t>[</w:t>
                  </w:r>
                  <w:r w:rsidRPr="00AE6A2C">
                    <w:rPr>
                      <w:highlight w:val="yellow"/>
                    </w:rPr>
                    <w:t>e.g. [Contribution] provided by third party</w:t>
                  </w:r>
                  <w:r w:rsidRPr="00AE6A2C">
                    <w:t>]</w:t>
                  </w:r>
                </w:p>
              </w:tc>
              <w:tc>
                <w:tcPr>
                  <w:tcW w:w="2268" w:type="dxa"/>
                </w:tcPr>
                <w:p w14:paraId="12CD75EA" w14:textId="77777777" w:rsidR="000E15D2" w:rsidRPr="00AE6A2C" w:rsidRDefault="000E15D2" w:rsidP="000E15D2">
                  <w:pPr>
                    <w:pStyle w:val="TableText"/>
                  </w:pPr>
                  <w:r w:rsidRPr="00AE6A2C">
                    <w:t>[</w:t>
                  </w:r>
                  <w:r w:rsidRPr="00AE6A2C">
                    <w:rPr>
                      <w:highlight w:val="yellow"/>
                    </w:rPr>
                    <w:t>Insert date</w:t>
                  </w:r>
                  <w:r w:rsidRPr="00AE6A2C">
                    <w:t>]</w:t>
                  </w:r>
                </w:p>
              </w:tc>
            </w:tr>
            <w:tr w:rsidR="000E15D2" w:rsidRPr="00AE6A2C" w14:paraId="4A3A419A" w14:textId="77777777" w:rsidTr="00067BFF">
              <w:trPr>
                <w:cnfStyle w:val="000000100000" w:firstRow="0" w:lastRow="0" w:firstColumn="0" w:lastColumn="0" w:oddVBand="0" w:evenVBand="0" w:oddHBand="1" w:evenHBand="0" w:firstRowFirstColumn="0" w:firstRowLastColumn="0" w:lastRowFirstColumn="0" w:lastRowLastColumn="0"/>
              </w:trPr>
              <w:tc>
                <w:tcPr>
                  <w:tcW w:w="4271" w:type="dxa"/>
                </w:tcPr>
                <w:p w14:paraId="529F1C8F" w14:textId="77777777" w:rsidR="000E15D2" w:rsidRPr="00AE6A2C" w:rsidRDefault="000E15D2" w:rsidP="000E15D2">
                  <w:pPr>
                    <w:pStyle w:val="TableText"/>
                  </w:pPr>
                  <w:r w:rsidRPr="00AE6A2C">
                    <w:t>[</w:t>
                  </w:r>
                  <w:r w:rsidRPr="00AE6A2C">
                    <w:rPr>
                      <w:highlight w:val="yellow"/>
                    </w:rPr>
                    <w:t>Insert event/item</w:t>
                  </w:r>
                  <w:r w:rsidRPr="00AE6A2C">
                    <w:t>]</w:t>
                  </w:r>
                </w:p>
              </w:tc>
              <w:tc>
                <w:tcPr>
                  <w:tcW w:w="2268" w:type="dxa"/>
                </w:tcPr>
                <w:p w14:paraId="3D178446" w14:textId="77777777" w:rsidR="000E15D2" w:rsidRPr="00AE6A2C" w:rsidRDefault="000E15D2" w:rsidP="000E15D2">
                  <w:pPr>
                    <w:pStyle w:val="TableText"/>
                  </w:pPr>
                  <w:r w:rsidRPr="00AE6A2C">
                    <w:t>[</w:t>
                  </w:r>
                  <w:r w:rsidRPr="00AE6A2C">
                    <w:rPr>
                      <w:highlight w:val="yellow"/>
                    </w:rPr>
                    <w:t>Insert date</w:t>
                  </w:r>
                  <w:r w:rsidRPr="00AE6A2C">
                    <w:t>]</w:t>
                  </w:r>
                </w:p>
              </w:tc>
            </w:tr>
          </w:tbl>
          <w:p w14:paraId="740E1FB0" w14:textId="77777777" w:rsidR="000E15D2" w:rsidRPr="00AE6A2C" w:rsidRDefault="000E15D2" w:rsidP="000E15D2">
            <w:pPr>
              <w:pStyle w:val="Tabletextbold"/>
              <w:keepNext/>
            </w:pPr>
          </w:p>
        </w:tc>
      </w:tr>
      <w:tr w:rsidR="005C3528" w:rsidRPr="00AE6A2C" w14:paraId="67041A4E" w14:textId="77777777" w:rsidTr="0DD22410">
        <w:trPr>
          <w:trHeight w:val="311"/>
        </w:trPr>
        <w:tc>
          <w:tcPr>
            <w:tcW w:w="2551" w:type="dxa"/>
          </w:tcPr>
          <w:p w14:paraId="6068D40D" w14:textId="6A8E9828" w:rsidR="005C3528" w:rsidRPr="00AE6A2C" w:rsidRDefault="005C3528" w:rsidP="005C3528">
            <w:pPr>
              <w:pStyle w:val="Tabletextbold"/>
            </w:pPr>
            <w:r w:rsidRPr="00AE6A2C">
              <w:lastRenderedPageBreak/>
              <w:t>Contact details for notices</w:t>
            </w:r>
          </w:p>
        </w:tc>
        <w:tc>
          <w:tcPr>
            <w:tcW w:w="7087" w:type="dxa"/>
          </w:tcPr>
          <w:p w14:paraId="01153AC1" w14:textId="71EBC134" w:rsidR="005C3528" w:rsidRPr="00AE6A2C" w:rsidRDefault="005C3528" w:rsidP="005C3528">
            <w:pPr>
              <w:pStyle w:val="Tabletextbold"/>
            </w:pPr>
            <w:r w:rsidRPr="00AE6A2C">
              <w:t>University:</w:t>
            </w:r>
          </w:p>
          <w:p w14:paraId="267BB796" w14:textId="7E895666" w:rsidR="005C3528" w:rsidRPr="00AE6A2C" w:rsidRDefault="00151582" w:rsidP="005C3528">
            <w:pPr>
              <w:spacing w:after="0"/>
              <w:ind w:left="2359" w:hanging="2075"/>
              <w:jc w:val="left"/>
            </w:pPr>
            <w:r w:rsidRPr="00AE6A2C">
              <w:t>University of Auckland</w:t>
            </w:r>
            <w:r w:rsidR="005C3528" w:rsidRPr="00AE6A2C">
              <w:t>:</w:t>
            </w:r>
          </w:p>
          <w:p w14:paraId="733EB52E" w14:textId="7669BF3C" w:rsidR="005C3528" w:rsidRPr="00AE6A2C" w:rsidRDefault="005C3528" w:rsidP="002633E9">
            <w:pPr>
              <w:spacing w:after="0"/>
              <w:ind w:left="2358" w:hanging="2075"/>
              <w:jc w:val="left"/>
            </w:pPr>
            <w:r w:rsidRPr="0DD22410">
              <w:t>Physical Address:</w:t>
            </w:r>
            <w:r>
              <w:tab/>
            </w:r>
            <w:r w:rsidR="00BC0BC2" w:rsidRPr="0DD22410">
              <w:t>22 Princes</w:t>
            </w:r>
            <w:r w:rsidRPr="0DD22410">
              <w:t xml:space="preserve"> Street, Auckland 1</w:t>
            </w:r>
            <w:r w:rsidR="00151582" w:rsidRPr="0DD22410">
              <w:t>010</w:t>
            </w:r>
            <w:r w:rsidRPr="0DD22410">
              <w:t>, New Zealand</w:t>
            </w:r>
          </w:p>
          <w:p w14:paraId="47B99A30" w14:textId="77777777" w:rsidR="005C3528" w:rsidRPr="00AE6A2C" w:rsidRDefault="005C3528" w:rsidP="002633E9">
            <w:pPr>
              <w:spacing w:before="0" w:after="0"/>
              <w:ind w:left="2359" w:hanging="2075"/>
              <w:jc w:val="left"/>
            </w:pPr>
            <w:r w:rsidRPr="00AE6A2C">
              <w:t xml:space="preserve">Postal Address: </w:t>
            </w:r>
            <w:r w:rsidRPr="00AE6A2C">
              <w:tab/>
              <w:t>Private Bag 92019, Victoria Street West, Auckland 1142, New Zealand</w:t>
            </w:r>
          </w:p>
          <w:p w14:paraId="365CF808" w14:textId="77777777" w:rsidR="005C3528" w:rsidRPr="00AE6A2C" w:rsidRDefault="005C3528" w:rsidP="002633E9">
            <w:pPr>
              <w:spacing w:before="0"/>
              <w:ind w:left="2359" w:hanging="2075"/>
              <w:jc w:val="left"/>
            </w:pPr>
            <w:r w:rsidRPr="0DD22410">
              <w:t>Email:</w:t>
            </w:r>
            <w:r>
              <w:tab/>
            </w:r>
            <w:r w:rsidRPr="0DD22410">
              <w:t>contracts@auckland.ac.nz</w:t>
            </w:r>
          </w:p>
          <w:p w14:paraId="5F8CE046" w14:textId="526622A7" w:rsidR="005C3528" w:rsidRPr="00AE6A2C" w:rsidRDefault="005C3528" w:rsidP="005C3528">
            <w:pPr>
              <w:pStyle w:val="Tabletextbold"/>
            </w:pPr>
            <w:r w:rsidRPr="00AE6A2C">
              <w:t>Subcontractor:</w:t>
            </w:r>
          </w:p>
          <w:p w14:paraId="3A84B7CB" w14:textId="77777777" w:rsidR="005C3528" w:rsidRPr="00AE6A2C" w:rsidRDefault="005C3528" w:rsidP="005C3528">
            <w:pPr>
              <w:spacing w:after="0"/>
              <w:ind w:left="2359" w:hanging="2075"/>
              <w:jc w:val="left"/>
            </w:pPr>
            <w:r w:rsidRPr="0DD22410">
              <w:t>Address:</w:t>
            </w:r>
            <w:r>
              <w:tab/>
            </w:r>
            <w:r w:rsidRPr="0DD22410">
              <w:t>[</w:t>
            </w:r>
            <w:r w:rsidRPr="0DD22410">
              <w:rPr>
                <w:highlight w:val="yellow"/>
              </w:rPr>
              <w:t>insert physical and postal addresses</w:t>
            </w:r>
            <w:r w:rsidRPr="0DD22410">
              <w:t>]</w:t>
            </w:r>
          </w:p>
          <w:p w14:paraId="309BE099" w14:textId="22CEDBF5" w:rsidR="005C3528" w:rsidRPr="00AE6A2C" w:rsidRDefault="005C3528" w:rsidP="00AE57E7">
            <w:pPr>
              <w:spacing w:before="0" w:after="0"/>
              <w:ind w:left="2359" w:hanging="2075"/>
              <w:jc w:val="left"/>
            </w:pPr>
            <w:r w:rsidRPr="0DD22410">
              <w:t>Email:</w:t>
            </w:r>
            <w:r>
              <w:tab/>
            </w:r>
            <w:r w:rsidRPr="0DD22410">
              <w:t>[</w:t>
            </w:r>
            <w:r w:rsidRPr="0DD22410">
              <w:rPr>
                <w:highlight w:val="yellow"/>
              </w:rPr>
              <w:t>insert</w:t>
            </w:r>
            <w:r w:rsidRPr="0DD22410">
              <w:t>]</w:t>
            </w:r>
          </w:p>
        </w:tc>
      </w:tr>
      <w:tr w:rsidR="005C3528" w:rsidRPr="00AE6A2C" w14:paraId="334813CE" w14:textId="77777777" w:rsidTr="0DD22410">
        <w:trPr>
          <w:trHeight w:val="1961"/>
        </w:trPr>
        <w:tc>
          <w:tcPr>
            <w:tcW w:w="2551" w:type="dxa"/>
          </w:tcPr>
          <w:p w14:paraId="19D48B9B" w14:textId="6F92B6DE" w:rsidR="005C3528" w:rsidRPr="00AE6A2C" w:rsidRDefault="008C5C0B" w:rsidP="005C3528">
            <w:pPr>
              <w:pStyle w:val="Tabletextbold"/>
            </w:pPr>
            <w:r w:rsidRPr="00AE6A2C">
              <w:t>Other c</w:t>
            </w:r>
            <w:r w:rsidR="005C3528" w:rsidRPr="00AE6A2C">
              <w:t>ontact details</w:t>
            </w:r>
            <w:r w:rsidRPr="00AE6A2C">
              <w:t xml:space="preserve"> </w:t>
            </w:r>
          </w:p>
        </w:tc>
        <w:tc>
          <w:tcPr>
            <w:tcW w:w="7087" w:type="dxa"/>
          </w:tcPr>
          <w:p w14:paraId="70808B4E" w14:textId="77777777" w:rsidR="003E30C6" w:rsidRPr="00AE6A2C" w:rsidRDefault="003E30C6" w:rsidP="003E30C6">
            <w:pPr>
              <w:pStyle w:val="Tabletextbold"/>
            </w:pPr>
            <w:r w:rsidRPr="00AE6A2C">
              <w:t>Day-to-day (research-related):</w:t>
            </w:r>
          </w:p>
          <w:p w14:paraId="0E6D1BB0" w14:textId="6094789F" w:rsidR="003E30C6" w:rsidRPr="00AE6A2C" w:rsidRDefault="003E30C6" w:rsidP="003E30C6">
            <w:pPr>
              <w:pStyle w:val="Tabletextbold"/>
            </w:pPr>
            <w:r w:rsidRPr="00AE6A2C">
              <w:t>University:</w:t>
            </w:r>
          </w:p>
          <w:p w14:paraId="0ACBD53B" w14:textId="77777777" w:rsidR="003E30C6" w:rsidRPr="00AE6A2C" w:rsidRDefault="003E30C6" w:rsidP="002633E9">
            <w:pPr>
              <w:spacing w:after="0"/>
              <w:ind w:left="1418" w:hanging="1134"/>
              <w:jc w:val="left"/>
            </w:pPr>
            <w:r w:rsidRPr="0DD22410">
              <w:t>Name:</w:t>
            </w:r>
            <w:r>
              <w:tab/>
            </w:r>
            <w:r w:rsidRPr="0DD22410">
              <w:t>[</w:t>
            </w:r>
            <w:r w:rsidRPr="0DD22410">
              <w:rPr>
                <w:highlight w:val="yellow"/>
              </w:rPr>
              <w:t>Insert</w:t>
            </w:r>
            <w:r w:rsidRPr="0DD22410">
              <w:t>]</w:t>
            </w:r>
          </w:p>
          <w:p w14:paraId="48BFE4F1" w14:textId="77777777" w:rsidR="003E30C6" w:rsidRPr="00AE6A2C" w:rsidRDefault="003E30C6" w:rsidP="002633E9">
            <w:pPr>
              <w:spacing w:before="0" w:after="0"/>
              <w:ind w:left="1418" w:hanging="1134"/>
              <w:jc w:val="left"/>
            </w:pPr>
            <w:r w:rsidRPr="0DD22410">
              <w:t>Title/role:</w:t>
            </w:r>
            <w:r>
              <w:tab/>
            </w:r>
            <w:r w:rsidRPr="0DD22410">
              <w:t>[</w:t>
            </w:r>
            <w:r w:rsidRPr="0DD22410">
              <w:rPr>
                <w:highlight w:val="yellow"/>
              </w:rPr>
              <w:t>Insert</w:t>
            </w:r>
            <w:r w:rsidRPr="0DD22410">
              <w:t>]</w:t>
            </w:r>
          </w:p>
          <w:p w14:paraId="04BEC759" w14:textId="77777777" w:rsidR="003E30C6" w:rsidRPr="00AE6A2C" w:rsidRDefault="003E30C6" w:rsidP="002633E9">
            <w:pPr>
              <w:spacing w:before="0"/>
              <w:ind w:left="1418" w:hanging="1134"/>
              <w:jc w:val="left"/>
            </w:pPr>
            <w:r w:rsidRPr="0DD22410">
              <w:t>Email:</w:t>
            </w:r>
            <w:r>
              <w:tab/>
            </w:r>
            <w:r w:rsidRPr="0DD22410">
              <w:t>[</w:t>
            </w:r>
            <w:r w:rsidRPr="0DD22410">
              <w:rPr>
                <w:highlight w:val="yellow"/>
              </w:rPr>
              <w:t>Insert</w:t>
            </w:r>
            <w:r w:rsidRPr="0DD22410">
              <w:t>]</w:t>
            </w:r>
          </w:p>
          <w:p w14:paraId="25F253FC" w14:textId="50805BB7" w:rsidR="003E30C6" w:rsidRPr="00AE6A2C" w:rsidRDefault="00BD03A1" w:rsidP="003E30C6">
            <w:pPr>
              <w:pStyle w:val="Tabletextbold"/>
            </w:pPr>
            <w:r w:rsidRPr="00AE6A2C">
              <w:t>Subcontractor</w:t>
            </w:r>
            <w:r w:rsidR="003E30C6" w:rsidRPr="00AE6A2C">
              <w:t>:</w:t>
            </w:r>
          </w:p>
          <w:p w14:paraId="5C8CBC4B" w14:textId="77777777" w:rsidR="003E30C6" w:rsidRPr="00AE6A2C" w:rsidRDefault="003E30C6" w:rsidP="003E30C6">
            <w:pPr>
              <w:spacing w:after="0"/>
              <w:ind w:left="1418" w:hanging="1134"/>
              <w:jc w:val="left"/>
            </w:pPr>
            <w:r w:rsidRPr="0DD22410">
              <w:t>Name:</w:t>
            </w:r>
            <w:r>
              <w:tab/>
            </w:r>
            <w:r w:rsidRPr="0DD22410">
              <w:t>[</w:t>
            </w:r>
            <w:r w:rsidRPr="0DD22410">
              <w:rPr>
                <w:highlight w:val="yellow"/>
              </w:rPr>
              <w:t>Insert</w:t>
            </w:r>
            <w:r w:rsidRPr="0DD22410">
              <w:t>]</w:t>
            </w:r>
          </w:p>
          <w:p w14:paraId="1E20699B" w14:textId="77777777" w:rsidR="003E30C6" w:rsidRPr="00AE6A2C" w:rsidRDefault="003E30C6" w:rsidP="002633E9">
            <w:pPr>
              <w:spacing w:before="0" w:after="0"/>
              <w:ind w:left="1418" w:hanging="1134"/>
              <w:jc w:val="left"/>
            </w:pPr>
            <w:r w:rsidRPr="0DD22410">
              <w:t>Title/role:</w:t>
            </w:r>
            <w:r>
              <w:tab/>
            </w:r>
            <w:r w:rsidRPr="0DD22410">
              <w:t>[</w:t>
            </w:r>
            <w:r w:rsidRPr="0DD22410">
              <w:rPr>
                <w:highlight w:val="yellow"/>
              </w:rPr>
              <w:t>Insert</w:t>
            </w:r>
            <w:r w:rsidRPr="0DD22410">
              <w:t>]</w:t>
            </w:r>
          </w:p>
          <w:p w14:paraId="5C802969" w14:textId="77777777" w:rsidR="003E30C6" w:rsidRPr="00AE6A2C" w:rsidRDefault="003E30C6" w:rsidP="002633E9">
            <w:pPr>
              <w:spacing w:before="0" w:after="0"/>
              <w:ind w:left="1418" w:hanging="1134"/>
              <w:jc w:val="left"/>
            </w:pPr>
            <w:r w:rsidRPr="0DD22410">
              <w:t>Email:</w:t>
            </w:r>
            <w:r>
              <w:tab/>
            </w:r>
            <w:r w:rsidRPr="0DD22410">
              <w:t>[</w:t>
            </w:r>
            <w:r w:rsidRPr="0DD22410">
              <w:rPr>
                <w:highlight w:val="yellow"/>
              </w:rPr>
              <w:t>Insert</w:t>
            </w:r>
            <w:r w:rsidRPr="0DD22410">
              <w:t>]</w:t>
            </w:r>
          </w:p>
          <w:p w14:paraId="43D958EE" w14:textId="77777777" w:rsidR="00DA3B5C" w:rsidRDefault="003E30C6" w:rsidP="00DA3B5C">
            <w:pPr>
              <w:spacing w:after="0"/>
              <w:jc w:val="left"/>
              <w:rPr>
                <w:b/>
              </w:rPr>
            </w:pPr>
            <w:r w:rsidRPr="00AE6A2C">
              <w:rPr>
                <w:b/>
              </w:rPr>
              <w:t>Other:</w:t>
            </w:r>
          </w:p>
          <w:p w14:paraId="09FC68AB" w14:textId="238F19B1" w:rsidR="005C3528" w:rsidRPr="00DA3B5C" w:rsidRDefault="003E30C6" w:rsidP="00DA3B5C">
            <w:pPr>
              <w:spacing w:after="0"/>
              <w:jc w:val="left"/>
              <w:rPr>
                <w:b/>
              </w:rPr>
            </w:pPr>
            <w:r w:rsidRPr="00AE6A2C">
              <w:t>[</w:t>
            </w:r>
            <w:r w:rsidRPr="00AE6A2C">
              <w:rPr>
                <w:highlight w:val="yellow"/>
              </w:rPr>
              <w:t>Insert e.g. official information act requests email</w:t>
            </w:r>
            <w:r w:rsidRPr="00AE6A2C">
              <w:t>]</w:t>
            </w:r>
          </w:p>
        </w:tc>
      </w:tr>
      <w:tr w:rsidR="007A057C" w:rsidRPr="00AE6A2C" w14:paraId="12CC8D9F" w14:textId="77777777" w:rsidTr="0DD22410">
        <w:trPr>
          <w:trHeight w:val="699"/>
        </w:trPr>
        <w:tc>
          <w:tcPr>
            <w:tcW w:w="2551" w:type="dxa"/>
          </w:tcPr>
          <w:p w14:paraId="12B37AF7" w14:textId="06E7B771" w:rsidR="007A057C" w:rsidRPr="00AE6A2C" w:rsidRDefault="007A057C" w:rsidP="007A057C">
            <w:pPr>
              <w:pStyle w:val="Tabletextbold"/>
            </w:pPr>
            <w:r w:rsidRPr="00AE6A2C">
              <w:t>Special Terms</w:t>
            </w:r>
          </w:p>
        </w:tc>
        <w:tc>
          <w:tcPr>
            <w:tcW w:w="7087" w:type="dxa"/>
          </w:tcPr>
          <w:p w14:paraId="48811A04" w14:textId="77777777" w:rsidR="00B429D8" w:rsidRPr="0085457D" w:rsidRDefault="00B429D8" w:rsidP="00C8506C">
            <w:pPr>
              <w:pStyle w:val="Tabletextbold"/>
              <w:spacing w:line="80" w:lineRule="atLeast"/>
              <w:rPr>
                <w:color w:val="FF0000"/>
                <w:sz w:val="18"/>
                <w:szCs w:val="20"/>
              </w:rPr>
            </w:pPr>
            <w:r w:rsidRPr="0085457D">
              <w:rPr>
                <w:color w:val="FF0000"/>
                <w:sz w:val="18"/>
                <w:szCs w:val="20"/>
              </w:rPr>
              <w:t>[Insert or delete as applicable based on the Internal Guidance Note:]</w:t>
            </w:r>
          </w:p>
          <w:p w14:paraId="2F50A192" w14:textId="1CD1CB15" w:rsidR="00DF05B7" w:rsidRPr="0085457D" w:rsidRDefault="00DF05B7" w:rsidP="00C8506C">
            <w:pPr>
              <w:pStyle w:val="SpecialTermsclauseheading"/>
              <w:rPr>
                <w:sz w:val="18"/>
              </w:rPr>
            </w:pPr>
            <w:bookmarkStart w:id="0" w:name="_Ref165554831"/>
            <w:r w:rsidRPr="0085457D">
              <w:rPr>
                <w:sz w:val="18"/>
              </w:rPr>
              <w:t>Funder Variations</w:t>
            </w:r>
          </w:p>
          <w:p w14:paraId="232AEBAD" w14:textId="70AC4F56" w:rsidR="00DF05B7" w:rsidRPr="0085457D" w:rsidRDefault="00201E3C" w:rsidP="00C8506C">
            <w:pPr>
              <w:pStyle w:val="simplelist20"/>
              <w:rPr>
                <w:sz w:val="18"/>
                <w:szCs w:val="20"/>
                <w:lang w:val="en-NZ"/>
              </w:rPr>
            </w:pPr>
            <w:r w:rsidRPr="0085457D">
              <w:rPr>
                <w:sz w:val="18"/>
                <w:szCs w:val="20"/>
              </w:rPr>
              <w:t>The Subcontractor acknowledges and agrees that t</w:t>
            </w:r>
            <w:r w:rsidR="00DF05B7" w:rsidRPr="0085457D">
              <w:rPr>
                <w:sz w:val="18"/>
                <w:szCs w:val="20"/>
              </w:rPr>
              <w:t>he University may require reasonably necessary variations to this Agreement to reflect variations required by the Funder in accordance with the Funder Agreement.</w:t>
            </w:r>
          </w:p>
          <w:p w14:paraId="34B4F219" w14:textId="0774B406" w:rsidR="001E2C11" w:rsidRPr="0085457D" w:rsidRDefault="00B429D8" w:rsidP="00C8506C">
            <w:pPr>
              <w:pStyle w:val="SpecialTermsclauseheading"/>
              <w:rPr>
                <w:sz w:val="18"/>
                <w:lang w:val="en-NZ"/>
              </w:rPr>
            </w:pPr>
            <w:bookmarkStart w:id="1" w:name="_Ref169284151"/>
            <w:r w:rsidRPr="0085457D">
              <w:rPr>
                <w:sz w:val="18"/>
                <w:lang w:val="en-NZ"/>
              </w:rPr>
              <w:t>Termination</w:t>
            </w:r>
            <w:bookmarkEnd w:id="0"/>
            <w:bookmarkEnd w:id="1"/>
          </w:p>
          <w:p w14:paraId="124448B8" w14:textId="7F29E444" w:rsidR="00EC46FA" w:rsidRPr="0085457D" w:rsidRDefault="001E2C11" w:rsidP="00C8506C">
            <w:pPr>
              <w:pStyle w:val="simplelist20"/>
              <w:rPr>
                <w:sz w:val="18"/>
                <w:szCs w:val="20"/>
                <w:lang w:val="en-NZ"/>
              </w:rPr>
            </w:pPr>
            <w:r w:rsidRPr="0085457D">
              <w:rPr>
                <w:sz w:val="18"/>
                <w:szCs w:val="20"/>
                <w:lang w:val="en-NZ"/>
              </w:rPr>
              <w:t xml:space="preserve">The Subcontractor acknowledges that the Services </w:t>
            </w:r>
            <w:r w:rsidR="007F78F7" w:rsidRPr="0085457D">
              <w:rPr>
                <w:sz w:val="18"/>
                <w:szCs w:val="20"/>
                <w:lang w:val="en-NZ"/>
              </w:rPr>
              <w:t xml:space="preserve">are </w:t>
            </w:r>
            <w:r w:rsidR="00760880" w:rsidRPr="0085457D">
              <w:rPr>
                <w:sz w:val="18"/>
                <w:szCs w:val="20"/>
                <w:lang w:val="en-NZ"/>
              </w:rPr>
              <w:t xml:space="preserve">to </w:t>
            </w:r>
            <w:r w:rsidRPr="0085457D">
              <w:rPr>
                <w:sz w:val="18"/>
                <w:szCs w:val="20"/>
                <w:lang w:val="en-NZ"/>
              </w:rPr>
              <w:t>enabl</w:t>
            </w:r>
            <w:r w:rsidR="00760880" w:rsidRPr="0085457D">
              <w:rPr>
                <w:sz w:val="18"/>
                <w:szCs w:val="20"/>
                <w:lang w:val="en-NZ"/>
              </w:rPr>
              <w:t>e</w:t>
            </w:r>
            <w:r w:rsidRPr="0085457D">
              <w:rPr>
                <w:sz w:val="18"/>
                <w:szCs w:val="20"/>
                <w:lang w:val="en-NZ"/>
              </w:rPr>
              <w:t xml:space="preserve"> </w:t>
            </w:r>
            <w:r w:rsidR="007F78F7" w:rsidRPr="0085457D">
              <w:rPr>
                <w:sz w:val="18"/>
                <w:szCs w:val="20"/>
                <w:lang w:val="en-NZ"/>
              </w:rPr>
              <w:t>the University</w:t>
            </w:r>
            <w:r w:rsidRPr="0085457D">
              <w:rPr>
                <w:sz w:val="18"/>
                <w:szCs w:val="20"/>
                <w:lang w:val="en-NZ"/>
              </w:rPr>
              <w:t>’</w:t>
            </w:r>
            <w:r w:rsidR="007F78F7" w:rsidRPr="0085457D">
              <w:rPr>
                <w:sz w:val="18"/>
                <w:szCs w:val="20"/>
                <w:lang w:val="en-NZ"/>
              </w:rPr>
              <w:t>s</w:t>
            </w:r>
            <w:r w:rsidRPr="0085457D">
              <w:rPr>
                <w:sz w:val="18"/>
                <w:szCs w:val="20"/>
                <w:lang w:val="en-NZ"/>
              </w:rPr>
              <w:t xml:space="preserve"> fulfilment of </w:t>
            </w:r>
            <w:r w:rsidR="0027346A" w:rsidRPr="0085457D">
              <w:rPr>
                <w:sz w:val="18"/>
                <w:szCs w:val="20"/>
                <w:lang w:val="en-NZ"/>
              </w:rPr>
              <w:t>the Funder</w:t>
            </w:r>
            <w:r w:rsidRPr="0085457D">
              <w:rPr>
                <w:sz w:val="18"/>
                <w:szCs w:val="20"/>
                <w:lang w:val="en-NZ"/>
              </w:rPr>
              <w:t xml:space="preserve"> </w:t>
            </w:r>
            <w:r w:rsidR="0027346A" w:rsidRPr="0085457D">
              <w:rPr>
                <w:sz w:val="18"/>
                <w:szCs w:val="20"/>
                <w:lang w:val="en-NZ"/>
              </w:rPr>
              <w:t>A</w:t>
            </w:r>
            <w:r w:rsidRPr="0085457D">
              <w:rPr>
                <w:sz w:val="18"/>
                <w:szCs w:val="20"/>
                <w:lang w:val="en-NZ"/>
              </w:rPr>
              <w:t xml:space="preserve">greement. </w:t>
            </w:r>
          </w:p>
          <w:p w14:paraId="5ADE4CFA" w14:textId="6AFAF1F0" w:rsidR="00CF19BC" w:rsidRPr="0085457D" w:rsidRDefault="00986314" w:rsidP="00C8506C">
            <w:pPr>
              <w:pStyle w:val="simplelist20"/>
              <w:rPr>
                <w:sz w:val="18"/>
                <w:szCs w:val="20"/>
                <w:lang w:val="en-NZ"/>
              </w:rPr>
            </w:pPr>
            <w:bookmarkStart w:id="2" w:name="_Ref152916524"/>
            <w:r w:rsidRPr="0085457D">
              <w:rPr>
                <w:sz w:val="18"/>
                <w:szCs w:val="20"/>
                <w:lang w:val="en-NZ"/>
              </w:rPr>
              <w:t>The University</w:t>
            </w:r>
            <w:r w:rsidR="00CF19BC" w:rsidRPr="0085457D">
              <w:rPr>
                <w:sz w:val="18"/>
                <w:szCs w:val="20"/>
                <w:lang w:val="en-NZ"/>
              </w:rPr>
              <w:t xml:space="preserve"> may terminate this Agreement on </w:t>
            </w:r>
            <w:r w:rsidR="004D77E7" w:rsidRPr="0085457D">
              <w:rPr>
                <w:sz w:val="18"/>
                <w:szCs w:val="20"/>
                <w:lang w:val="en-NZ"/>
              </w:rPr>
              <w:t>[</w:t>
            </w:r>
            <w:r w:rsidR="004146E7" w:rsidRPr="0085457D">
              <w:rPr>
                <w:color w:val="auto"/>
                <w:sz w:val="18"/>
                <w:szCs w:val="20"/>
                <w:lang w:val="en-NZ"/>
              </w:rPr>
              <w:t>30</w:t>
            </w:r>
            <w:r w:rsidR="00CF19BC" w:rsidRPr="0085457D">
              <w:rPr>
                <w:color w:val="auto"/>
                <w:sz w:val="18"/>
                <w:szCs w:val="20"/>
                <w:lang w:val="en-NZ"/>
              </w:rPr>
              <w:t xml:space="preserve"> days’</w:t>
            </w:r>
            <w:r w:rsidR="004D77E7" w:rsidRPr="0085457D">
              <w:rPr>
                <w:color w:val="auto"/>
                <w:sz w:val="18"/>
                <w:szCs w:val="20"/>
                <w:lang w:val="en-NZ"/>
              </w:rPr>
              <w:t>]</w:t>
            </w:r>
            <w:r w:rsidR="00CF19BC" w:rsidRPr="0085457D">
              <w:rPr>
                <w:sz w:val="18"/>
                <w:szCs w:val="20"/>
                <w:lang w:val="en-NZ"/>
              </w:rPr>
              <w:t xml:space="preserve"> notice to the Subcontractor.</w:t>
            </w:r>
            <w:bookmarkEnd w:id="2"/>
          </w:p>
          <w:p w14:paraId="3513EE27" w14:textId="704D1D69" w:rsidR="00CF19BC" w:rsidRPr="0085457D" w:rsidRDefault="00C51CBA" w:rsidP="00C8506C">
            <w:pPr>
              <w:pStyle w:val="simplelist20"/>
              <w:rPr>
                <w:rFonts w:cs="Times New Roman"/>
                <w:color w:val="000000"/>
                <w:sz w:val="18"/>
                <w:szCs w:val="20"/>
                <w:lang w:val="en-NZ"/>
              </w:rPr>
            </w:pPr>
            <w:bookmarkStart w:id="3" w:name="_Ref167293945"/>
            <w:bookmarkStart w:id="4" w:name="_Ref505162797"/>
            <w:r w:rsidRPr="0085457D">
              <w:rPr>
                <w:sz w:val="18"/>
                <w:szCs w:val="20"/>
                <w:lang w:val="en-NZ"/>
              </w:rPr>
              <w:t xml:space="preserve">Where </w:t>
            </w:r>
            <w:r w:rsidR="00CF19BC" w:rsidRPr="0085457D">
              <w:rPr>
                <w:sz w:val="18"/>
                <w:szCs w:val="20"/>
                <w:lang w:val="en-NZ"/>
              </w:rPr>
              <w:t xml:space="preserve">the </w:t>
            </w:r>
            <w:r w:rsidR="00B0500D" w:rsidRPr="0085457D">
              <w:rPr>
                <w:sz w:val="18"/>
                <w:szCs w:val="20"/>
                <w:lang w:val="en-NZ"/>
              </w:rPr>
              <w:t>Fund</w:t>
            </w:r>
            <w:r w:rsidR="007050D3" w:rsidRPr="0085457D">
              <w:rPr>
                <w:sz w:val="18"/>
                <w:szCs w:val="20"/>
                <w:lang w:val="en-NZ"/>
              </w:rPr>
              <w:t>er</w:t>
            </w:r>
            <w:r w:rsidR="00B0500D" w:rsidRPr="0085457D">
              <w:rPr>
                <w:sz w:val="18"/>
                <w:szCs w:val="20"/>
                <w:lang w:val="en-NZ"/>
              </w:rPr>
              <w:t xml:space="preserve"> Agreement</w:t>
            </w:r>
            <w:r w:rsidR="007E303A" w:rsidRPr="0085457D">
              <w:rPr>
                <w:sz w:val="18"/>
                <w:szCs w:val="20"/>
                <w:lang w:val="en-NZ"/>
              </w:rPr>
              <w:t xml:space="preserve"> is terminate</w:t>
            </w:r>
            <w:r w:rsidR="002B16BC" w:rsidRPr="0085457D">
              <w:rPr>
                <w:sz w:val="18"/>
                <w:szCs w:val="20"/>
                <w:lang w:val="en-NZ"/>
              </w:rPr>
              <w:t>d</w:t>
            </w:r>
            <w:r w:rsidR="00A5139F" w:rsidRPr="0085457D">
              <w:rPr>
                <w:sz w:val="18"/>
                <w:szCs w:val="20"/>
                <w:lang w:val="en-NZ"/>
              </w:rPr>
              <w:t>,</w:t>
            </w:r>
            <w:r w:rsidR="00CF19BC" w:rsidRPr="0085457D">
              <w:rPr>
                <w:sz w:val="18"/>
                <w:szCs w:val="20"/>
                <w:lang w:val="en-NZ"/>
              </w:rPr>
              <w:t xml:space="preserve"> </w:t>
            </w:r>
            <w:r w:rsidR="007E303A" w:rsidRPr="0085457D">
              <w:rPr>
                <w:sz w:val="18"/>
                <w:szCs w:val="20"/>
                <w:lang w:val="en-NZ"/>
              </w:rPr>
              <w:t xml:space="preserve">or the Funder </w:t>
            </w:r>
            <w:r w:rsidR="00CF19BC" w:rsidRPr="0085457D">
              <w:rPr>
                <w:sz w:val="18"/>
                <w:szCs w:val="20"/>
                <w:lang w:val="en-NZ"/>
              </w:rPr>
              <w:t xml:space="preserve">requires </w:t>
            </w:r>
            <w:r w:rsidR="00A5139F" w:rsidRPr="0085457D">
              <w:rPr>
                <w:sz w:val="18"/>
                <w:szCs w:val="20"/>
                <w:lang w:val="en-NZ"/>
              </w:rPr>
              <w:t>the University</w:t>
            </w:r>
            <w:r w:rsidR="00CF19BC" w:rsidRPr="0085457D">
              <w:rPr>
                <w:sz w:val="18"/>
                <w:szCs w:val="20"/>
                <w:lang w:val="en-NZ"/>
              </w:rPr>
              <w:t xml:space="preserve"> to abandon </w:t>
            </w:r>
            <w:r w:rsidR="007A6E00" w:rsidRPr="0085457D">
              <w:rPr>
                <w:sz w:val="18"/>
                <w:szCs w:val="20"/>
                <w:lang w:val="en-NZ"/>
              </w:rPr>
              <w:t xml:space="preserve">(or suspend for 14 days or more) </w:t>
            </w:r>
            <w:r w:rsidR="00CF19BC" w:rsidRPr="0085457D">
              <w:rPr>
                <w:sz w:val="18"/>
                <w:szCs w:val="20"/>
                <w:lang w:val="en-NZ"/>
              </w:rPr>
              <w:t xml:space="preserve">part or </w:t>
            </w:r>
            <w:proofErr w:type="gramStart"/>
            <w:r w:rsidR="00CF19BC" w:rsidRPr="0085457D">
              <w:rPr>
                <w:sz w:val="18"/>
                <w:szCs w:val="20"/>
                <w:lang w:val="en-NZ"/>
              </w:rPr>
              <w:t>all of</w:t>
            </w:r>
            <w:proofErr w:type="gramEnd"/>
            <w:r w:rsidR="00CF19BC" w:rsidRPr="0085457D">
              <w:rPr>
                <w:sz w:val="18"/>
                <w:szCs w:val="20"/>
                <w:lang w:val="en-NZ"/>
              </w:rPr>
              <w:t xml:space="preserve"> the </w:t>
            </w:r>
            <w:r w:rsidR="00A5139F" w:rsidRPr="0085457D">
              <w:rPr>
                <w:sz w:val="18"/>
                <w:szCs w:val="20"/>
                <w:lang w:val="en-NZ"/>
              </w:rPr>
              <w:t>Research Project</w:t>
            </w:r>
            <w:r w:rsidR="00CF19BC" w:rsidRPr="0085457D">
              <w:rPr>
                <w:sz w:val="18"/>
                <w:szCs w:val="20"/>
                <w:lang w:val="en-NZ"/>
              </w:rPr>
              <w:t xml:space="preserve"> of which the Services form part, </w:t>
            </w:r>
            <w:r w:rsidR="00A5139F" w:rsidRPr="0085457D">
              <w:rPr>
                <w:sz w:val="18"/>
                <w:szCs w:val="20"/>
                <w:lang w:val="en-NZ"/>
              </w:rPr>
              <w:t>the University</w:t>
            </w:r>
            <w:r w:rsidR="00CF19BC" w:rsidRPr="0085457D">
              <w:rPr>
                <w:sz w:val="18"/>
                <w:szCs w:val="20"/>
                <w:lang w:val="en-NZ"/>
              </w:rPr>
              <w:t>:</w:t>
            </w:r>
            <w:bookmarkEnd w:id="3"/>
          </w:p>
          <w:p w14:paraId="58A41C78" w14:textId="291BADC3" w:rsidR="00CF19BC" w:rsidRPr="0085457D" w:rsidRDefault="00CF19BC" w:rsidP="00C8506C">
            <w:pPr>
              <w:pStyle w:val="Simplelist3"/>
              <w:rPr>
                <w:rFonts w:cs="Times New Roman"/>
                <w:color w:val="000000"/>
                <w:sz w:val="18"/>
                <w:szCs w:val="20"/>
                <w:lang w:val="en-NZ"/>
              </w:rPr>
            </w:pPr>
            <w:r w:rsidRPr="0085457D">
              <w:rPr>
                <w:sz w:val="18"/>
                <w:szCs w:val="20"/>
                <w:lang w:val="en-NZ"/>
              </w:rPr>
              <w:t xml:space="preserve">may terminate this Agreement immediately on notice to the </w:t>
            </w:r>
            <w:r w:rsidR="00A5139F" w:rsidRPr="0085457D">
              <w:rPr>
                <w:sz w:val="18"/>
                <w:szCs w:val="20"/>
                <w:lang w:val="en-NZ"/>
              </w:rPr>
              <w:t>Subcontractor</w:t>
            </w:r>
            <w:r w:rsidRPr="0085457D">
              <w:rPr>
                <w:sz w:val="18"/>
                <w:szCs w:val="20"/>
                <w:lang w:val="en-NZ"/>
              </w:rPr>
              <w:t>; but</w:t>
            </w:r>
          </w:p>
          <w:p w14:paraId="2AE4FA51" w14:textId="77777777" w:rsidR="00CF19BC" w:rsidRPr="0085457D" w:rsidRDefault="00CF19BC" w:rsidP="00C8506C">
            <w:pPr>
              <w:pStyle w:val="Simplelist3"/>
              <w:rPr>
                <w:rStyle w:val="CommentReference"/>
                <w:color w:val="000000"/>
                <w:sz w:val="18"/>
                <w:szCs w:val="20"/>
                <w:lang w:val="en-NZ"/>
              </w:rPr>
            </w:pPr>
            <w:r w:rsidRPr="0085457D">
              <w:rPr>
                <w:sz w:val="18"/>
                <w:szCs w:val="20"/>
                <w:lang w:val="en-NZ"/>
              </w:rPr>
              <w:t>will use reasonable endeavours to provide a longer notice period.</w:t>
            </w:r>
            <w:bookmarkEnd w:id="4"/>
          </w:p>
          <w:p w14:paraId="2D63BD49" w14:textId="5B32EA28" w:rsidR="00CF19BC" w:rsidRPr="0085457D" w:rsidRDefault="00CF19BC" w:rsidP="00C8506C">
            <w:pPr>
              <w:pStyle w:val="simplelist20"/>
              <w:rPr>
                <w:sz w:val="18"/>
                <w:szCs w:val="20"/>
                <w:lang w:val="en-NZ"/>
              </w:rPr>
            </w:pPr>
            <w:bookmarkStart w:id="5" w:name="_Ref509733400"/>
            <w:r w:rsidRPr="0085457D">
              <w:rPr>
                <w:sz w:val="18"/>
                <w:szCs w:val="20"/>
                <w:lang w:val="en-NZ"/>
              </w:rPr>
              <w:t xml:space="preserve">On termination under this </w:t>
            </w:r>
            <w:r w:rsidR="00A10965" w:rsidRPr="0085457D">
              <w:rPr>
                <w:sz w:val="18"/>
                <w:szCs w:val="20"/>
                <w:lang w:val="en-NZ"/>
              </w:rPr>
              <w:t xml:space="preserve">special term </w:t>
            </w:r>
            <w:r w:rsidR="00A10965" w:rsidRPr="0085457D">
              <w:rPr>
                <w:sz w:val="18"/>
                <w:szCs w:val="20"/>
                <w:lang w:val="en-NZ"/>
              </w:rPr>
              <w:fldChar w:fldCharType="begin"/>
            </w:r>
            <w:r w:rsidR="00A10965" w:rsidRPr="0085457D">
              <w:rPr>
                <w:sz w:val="18"/>
                <w:szCs w:val="20"/>
                <w:lang w:val="en-NZ"/>
              </w:rPr>
              <w:instrText xml:space="preserve"> REF _Ref169284151 \r \h </w:instrText>
            </w:r>
            <w:r w:rsidR="0085457D">
              <w:rPr>
                <w:sz w:val="18"/>
                <w:szCs w:val="20"/>
                <w:lang w:val="en-NZ"/>
              </w:rPr>
              <w:instrText xml:space="preserve"> \* MERGEFORMAT </w:instrText>
            </w:r>
            <w:r w:rsidR="00A10965" w:rsidRPr="0085457D">
              <w:rPr>
                <w:sz w:val="18"/>
                <w:szCs w:val="20"/>
                <w:lang w:val="en-NZ"/>
              </w:rPr>
            </w:r>
            <w:r w:rsidR="00A10965" w:rsidRPr="0085457D">
              <w:rPr>
                <w:sz w:val="18"/>
                <w:szCs w:val="20"/>
                <w:lang w:val="en-NZ"/>
              </w:rPr>
              <w:fldChar w:fldCharType="separate"/>
            </w:r>
            <w:r w:rsidR="00F63D44" w:rsidRPr="0085457D">
              <w:rPr>
                <w:sz w:val="18"/>
                <w:szCs w:val="20"/>
                <w:lang w:val="en-NZ"/>
              </w:rPr>
              <w:t>2</w:t>
            </w:r>
            <w:r w:rsidR="00A10965" w:rsidRPr="0085457D">
              <w:rPr>
                <w:sz w:val="18"/>
                <w:szCs w:val="20"/>
                <w:lang w:val="en-NZ"/>
              </w:rPr>
              <w:fldChar w:fldCharType="end"/>
            </w:r>
            <w:r w:rsidRPr="0085457D">
              <w:rPr>
                <w:sz w:val="18"/>
                <w:szCs w:val="20"/>
                <w:lang w:val="en-NZ"/>
              </w:rPr>
              <w:t>:</w:t>
            </w:r>
            <w:bookmarkEnd w:id="5"/>
          </w:p>
          <w:p w14:paraId="66615469" w14:textId="7E1A5512" w:rsidR="00CF19BC" w:rsidRPr="0085457D" w:rsidRDefault="00A62551" w:rsidP="00C8506C">
            <w:pPr>
              <w:pStyle w:val="Simplelist3"/>
              <w:rPr>
                <w:sz w:val="18"/>
                <w:szCs w:val="20"/>
                <w:lang w:val="en-NZ"/>
              </w:rPr>
            </w:pPr>
            <w:r w:rsidRPr="0085457D">
              <w:rPr>
                <w:sz w:val="18"/>
                <w:szCs w:val="20"/>
                <w:lang w:val="en-NZ"/>
              </w:rPr>
              <w:t>the University</w:t>
            </w:r>
            <w:r w:rsidR="00CF19BC" w:rsidRPr="0085457D">
              <w:rPr>
                <w:sz w:val="18"/>
                <w:szCs w:val="20"/>
                <w:lang w:val="en-NZ"/>
              </w:rPr>
              <w:t xml:space="preserve"> will pay the </w:t>
            </w:r>
            <w:r w:rsidR="00CE7347" w:rsidRPr="0085457D">
              <w:rPr>
                <w:sz w:val="18"/>
                <w:szCs w:val="20"/>
                <w:lang w:val="en-NZ"/>
              </w:rPr>
              <w:t>Subcontractor</w:t>
            </w:r>
            <w:r w:rsidR="00CF19BC" w:rsidRPr="0085457D">
              <w:rPr>
                <w:sz w:val="18"/>
                <w:szCs w:val="20"/>
                <w:lang w:val="en-NZ"/>
              </w:rPr>
              <w:t xml:space="preserve"> </w:t>
            </w:r>
            <w:r w:rsidR="00A67952" w:rsidRPr="0085457D">
              <w:rPr>
                <w:sz w:val="18"/>
                <w:szCs w:val="20"/>
                <w:lang w:val="en-NZ"/>
              </w:rPr>
              <w:t xml:space="preserve">reasonable and proportionate fees for Services provided in compliance with this </w:t>
            </w:r>
            <w:r w:rsidR="00A67952" w:rsidRPr="0085457D">
              <w:rPr>
                <w:sz w:val="18"/>
                <w:szCs w:val="20"/>
                <w:lang w:val="en-NZ"/>
              </w:rPr>
              <w:lastRenderedPageBreak/>
              <w:t xml:space="preserve">Agreement </w:t>
            </w:r>
            <w:r w:rsidR="00CF19BC" w:rsidRPr="0085457D">
              <w:rPr>
                <w:sz w:val="18"/>
                <w:szCs w:val="20"/>
                <w:lang w:val="en-NZ"/>
              </w:rPr>
              <w:t>up to the date of such termination, or such amount otherwise agreed by the parties; and</w:t>
            </w:r>
          </w:p>
          <w:p w14:paraId="136D70E1" w14:textId="73D9C8F7" w:rsidR="001E07DC" w:rsidRPr="0085457D" w:rsidRDefault="00CF19BC" w:rsidP="00C8506C">
            <w:pPr>
              <w:pStyle w:val="Simplelist3"/>
              <w:rPr>
                <w:sz w:val="18"/>
                <w:szCs w:val="20"/>
                <w:lang w:val="en-NZ"/>
              </w:rPr>
            </w:pPr>
            <w:r w:rsidRPr="0085457D">
              <w:rPr>
                <w:sz w:val="18"/>
                <w:szCs w:val="20"/>
                <w:lang w:val="en-NZ"/>
              </w:rPr>
              <w:t xml:space="preserve">no other compensation or damages </w:t>
            </w:r>
            <w:r w:rsidR="00A844F1" w:rsidRPr="0085457D">
              <w:rPr>
                <w:sz w:val="18"/>
                <w:szCs w:val="20"/>
                <w:lang w:val="en-NZ"/>
              </w:rPr>
              <w:t xml:space="preserve">will </w:t>
            </w:r>
            <w:r w:rsidRPr="0085457D">
              <w:rPr>
                <w:sz w:val="18"/>
                <w:szCs w:val="20"/>
                <w:lang w:val="en-NZ"/>
              </w:rPr>
              <w:t xml:space="preserve">be payable to the </w:t>
            </w:r>
            <w:r w:rsidR="00147483" w:rsidRPr="0085457D">
              <w:rPr>
                <w:sz w:val="18"/>
                <w:szCs w:val="20"/>
                <w:lang w:val="en-NZ"/>
              </w:rPr>
              <w:t>Subcontractor</w:t>
            </w:r>
            <w:r w:rsidRPr="0085457D">
              <w:rPr>
                <w:sz w:val="18"/>
                <w:szCs w:val="20"/>
                <w:lang w:val="en-NZ"/>
              </w:rPr>
              <w:t xml:space="preserve"> </w:t>
            </w:r>
            <w:r w:rsidR="00760AD4" w:rsidRPr="0085457D">
              <w:rPr>
                <w:sz w:val="18"/>
                <w:szCs w:val="20"/>
                <w:lang w:val="en-NZ"/>
              </w:rPr>
              <w:t>for</w:t>
            </w:r>
            <w:r w:rsidRPr="0085457D">
              <w:rPr>
                <w:sz w:val="18"/>
                <w:szCs w:val="20"/>
                <w:lang w:val="en-NZ"/>
              </w:rPr>
              <w:t xml:space="preserve"> such termination.</w:t>
            </w:r>
          </w:p>
          <w:p w14:paraId="7B877A69" w14:textId="77777777" w:rsidR="006608BD" w:rsidRPr="0085457D" w:rsidRDefault="006608BD" w:rsidP="00C8506C">
            <w:pPr>
              <w:pStyle w:val="Tabletextbold"/>
              <w:spacing w:line="80" w:lineRule="atLeast"/>
              <w:rPr>
                <w:color w:val="FF0000"/>
                <w:sz w:val="18"/>
                <w:szCs w:val="20"/>
              </w:rPr>
            </w:pPr>
            <w:r w:rsidRPr="0085457D">
              <w:rPr>
                <w:color w:val="FF0000"/>
                <w:sz w:val="18"/>
                <w:szCs w:val="20"/>
              </w:rPr>
              <w:t>[Insert if applicable:]</w:t>
            </w:r>
          </w:p>
          <w:p w14:paraId="17700D4D" w14:textId="77777777" w:rsidR="006608BD" w:rsidRPr="0085457D" w:rsidRDefault="006608BD" w:rsidP="00C8506C">
            <w:pPr>
              <w:pStyle w:val="SpecialTermsclauseheading"/>
              <w:rPr>
                <w:sz w:val="18"/>
                <w:lang w:val="en-NZ"/>
              </w:rPr>
            </w:pPr>
            <w:bookmarkStart w:id="6" w:name="_Ref160012313"/>
            <w:r w:rsidRPr="0085457D">
              <w:rPr>
                <w:sz w:val="18"/>
                <w:lang w:val="en-NZ"/>
              </w:rPr>
              <w:t>Sanctions, sensitive research, Export Controls:</w:t>
            </w:r>
            <w:bookmarkEnd w:id="6"/>
          </w:p>
          <w:p w14:paraId="40BAFFE4" w14:textId="01E05164" w:rsidR="006608BD" w:rsidRPr="0085457D" w:rsidRDefault="006608BD" w:rsidP="00C8506C">
            <w:pPr>
              <w:pStyle w:val="Tabletextbold"/>
              <w:spacing w:line="80" w:lineRule="atLeast"/>
              <w:rPr>
                <w:color w:val="FF0000"/>
                <w:sz w:val="18"/>
                <w:szCs w:val="20"/>
              </w:rPr>
            </w:pPr>
            <w:r w:rsidRPr="0085457D">
              <w:rPr>
                <w:color w:val="FF0000"/>
                <w:sz w:val="18"/>
                <w:szCs w:val="20"/>
              </w:rPr>
              <w:t xml:space="preserve">[Delete </w:t>
            </w:r>
            <w:r w:rsidR="005163E4" w:rsidRPr="0085457D">
              <w:rPr>
                <w:color w:val="FF0000"/>
                <w:sz w:val="18"/>
                <w:szCs w:val="20"/>
              </w:rPr>
              <w:t>special term</w:t>
            </w:r>
            <w:r w:rsidRPr="0085457D">
              <w:rPr>
                <w:color w:val="FF0000"/>
                <w:sz w:val="18"/>
                <w:szCs w:val="20"/>
              </w:rPr>
              <w:t xml:space="preserve"> </w:t>
            </w:r>
            <w:r w:rsidRPr="0085457D">
              <w:rPr>
                <w:color w:val="FF0000"/>
                <w:sz w:val="18"/>
                <w:szCs w:val="20"/>
              </w:rPr>
              <w:fldChar w:fldCharType="begin"/>
            </w:r>
            <w:r w:rsidRPr="0085457D">
              <w:rPr>
                <w:color w:val="FF0000"/>
                <w:sz w:val="18"/>
                <w:szCs w:val="20"/>
              </w:rPr>
              <w:instrText xml:space="preserve"> REF _Ref160021042 \r \h  \* MERGEFORMAT </w:instrText>
            </w:r>
            <w:r w:rsidRPr="0085457D">
              <w:rPr>
                <w:color w:val="FF0000"/>
                <w:sz w:val="18"/>
                <w:szCs w:val="20"/>
              </w:rPr>
            </w:r>
            <w:r w:rsidRPr="0085457D">
              <w:rPr>
                <w:color w:val="FF0000"/>
                <w:sz w:val="18"/>
                <w:szCs w:val="20"/>
              </w:rPr>
              <w:fldChar w:fldCharType="separate"/>
            </w:r>
            <w:r w:rsidR="00F63D44" w:rsidRPr="0085457D">
              <w:rPr>
                <w:color w:val="FF0000"/>
                <w:sz w:val="18"/>
                <w:szCs w:val="20"/>
              </w:rPr>
              <w:t>3.1</w:t>
            </w:r>
            <w:r w:rsidRPr="0085457D">
              <w:rPr>
                <w:color w:val="FF0000"/>
                <w:sz w:val="18"/>
                <w:szCs w:val="20"/>
              </w:rPr>
              <w:fldChar w:fldCharType="end"/>
            </w:r>
            <w:r w:rsidRPr="0085457D">
              <w:rPr>
                <w:color w:val="FF0000"/>
                <w:sz w:val="18"/>
                <w:szCs w:val="20"/>
              </w:rPr>
              <w:t xml:space="preserve"> below if N/A:] </w:t>
            </w:r>
          </w:p>
          <w:p w14:paraId="60F79B27" w14:textId="789F6319" w:rsidR="006608BD" w:rsidRPr="0085457D" w:rsidRDefault="006608BD" w:rsidP="00C8506C">
            <w:pPr>
              <w:pStyle w:val="simplelist20"/>
              <w:rPr>
                <w:sz w:val="18"/>
                <w:szCs w:val="20"/>
                <w:lang w:val="en-NZ"/>
              </w:rPr>
            </w:pPr>
            <w:bookmarkStart w:id="7" w:name="_Ref160021042"/>
            <w:r w:rsidRPr="0085457D">
              <w:rPr>
                <w:sz w:val="18"/>
                <w:szCs w:val="20"/>
                <w:lang w:val="en-NZ"/>
              </w:rPr>
              <w:t>Each party acknowledges that the subject matter of this Agreement has been designated by a government or other regulatory agency as requiring the following conditions relating to sanctions, sensitive research or Export Controls:</w:t>
            </w:r>
            <w:bookmarkEnd w:id="7"/>
          </w:p>
          <w:p w14:paraId="16081265" w14:textId="77777777" w:rsidR="006608BD" w:rsidRPr="0085457D" w:rsidRDefault="006608BD" w:rsidP="00C8506C">
            <w:pPr>
              <w:pStyle w:val="Simplelist3"/>
              <w:rPr>
                <w:sz w:val="18"/>
                <w:szCs w:val="20"/>
                <w:lang w:val="en-NZ"/>
              </w:rPr>
            </w:pPr>
            <w:r w:rsidRPr="0085457D">
              <w:rPr>
                <w:sz w:val="18"/>
                <w:szCs w:val="20"/>
                <w:lang w:val="en-NZ"/>
              </w:rPr>
              <w:t>[</w:t>
            </w:r>
            <w:r w:rsidRPr="0085457D">
              <w:rPr>
                <w:sz w:val="18"/>
                <w:szCs w:val="20"/>
                <w:highlight w:val="yellow"/>
                <w:lang w:val="en-NZ"/>
              </w:rPr>
              <w:t>Insert e.g. Periodic risk assessments by the University to agency</w:t>
            </w:r>
            <w:proofErr w:type="gramStart"/>
            <w:r w:rsidRPr="0085457D">
              <w:rPr>
                <w:sz w:val="18"/>
                <w:szCs w:val="20"/>
                <w:lang w:val="en-NZ"/>
              </w:rPr>
              <w:t>];</w:t>
            </w:r>
            <w:proofErr w:type="gramEnd"/>
          </w:p>
          <w:p w14:paraId="4EB65D65" w14:textId="29BBC6C5" w:rsidR="006608BD" w:rsidRPr="0085457D" w:rsidRDefault="006608BD" w:rsidP="00C8506C">
            <w:pPr>
              <w:pStyle w:val="Simplelist3"/>
              <w:rPr>
                <w:sz w:val="18"/>
                <w:szCs w:val="20"/>
                <w:lang w:val="en-NZ"/>
              </w:rPr>
            </w:pPr>
            <w:bookmarkStart w:id="8" w:name="_Ref165554768"/>
            <w:r w:rsidRPr="0085457D">
              <w:rPr>
                <w:sz w:val="18"/>
                <w:szCs w:val="20"/>
                <w:lang w:val="en-NZ"/>
              </w:rPr>
              <w:t>[</w:t>
            </w:r>
            <w:r w:rsidRPr="0085457D">
              <w:rPr>
                <w:sz w:val="18"/>
                <w:szCs w:val="20"/>
                <w:highlight w:val="yellow"/>
                <w:lang w:val="en-NZ"/>
              </w:rPr>
              <w:t xml:space="preserve">Insert e.g. Annual/half-yearly/quarterly reporting by </w:t>
            </w:r>
            <w:r w:rsidR="00150366" w:rsidRPr="0085457D">
              <w:rPr>
                <w:sz w:val="18"/>
                <w:szCs w:val="20"/>
                <w:highlight w:val="yellow"/>
                <w:lang w:val="en-NZ"/>
              </w:rPr>
              <w:t>[</w:t>
            </w:r>
            <w:r w:rsidRPr="0085457D">
              <w:rPr>
                <w:sz w:val="18"/>
                <w:szCs w:val="20"/>
                <w:highlight w:val="yellow"/>
                <w:lang w:val="en-NZ"/>
              </w:rPr>
              <w:t>the University</w:t>
            </w:r>
            <w:r w:rsidR="00150366" w:rsidRPr="0085457D">
              <w:rPr>
                <w:sz w:val="18"/>
                <w:szCs w:val="20"/>
                <w:highlight w:val="yellow"/>
                <w:lang w:val="en-NZ"/>
              </w:rPr>
              <w:t>]</w:t>
            </w:r>
            <w:r w:rsidRPr="0085457D">
              <w:rPr>
                <w:sz w:val="18"/>
                <w:szCs w:val="20"/>
                <w:highlight w:val="yellow"/>
                <w:lang w:val="en-NZ"/>
              </w:rPr>
              <w:t xml:space="preserve"> to agency</w:t>
            </w:r>
            <w:proofErr w:type="gramStart"/>
            <w:r w:rsidRPr="0085457D">
              <w:rPr>
                <w:sz w:val="18"/>
                <w:szCs w:val="20"/>
                <w:lang w:val="en-NZ"/>
              </w:rPr>
              <w:t>];</w:t>
            </w:r>
            <w:bookmarkEnd w:id="8"/>
            <w:proofErr w:type="gramEnd"/>
          </w:p>
          <w:p w14:paraId="4529C814" w14:textId="1645A604" w:rsidR="006608BD" w:rsidRPr="0085457D" w:rsidRDefault="006608BD" w:rsidP="00C8506C">
            <w:pPr>
              <w:pStyle w:val="Simplelist3"/>
              <w:rPr>
                <w:sz w:val="18"/>
                <w:szCs w:val="20"/>
                <w:lang w:val="en-NZ"/>
              </w:rPr>
            </w:pPr>
            <w:r w:rsidRPr="0085457D">
              <w:rPr>
                <w:sz w:val="18"/>
                <w:szCs w:val="20"/>
                <w:lang w:val="en-NZ"/>
              </w:rPr>
              <w:t>[</w:t>
            </w:r>
            <w:r w:rsidRPr="0085457D">
              <w:rPr>
                <w:sz w:val="18"/>
                <w:szCs w:val="20"/>
                <w:highlight w:val="yellow"/>
                <w:lang w:val="en-NZ"/>
              </w:rPr>
              <w:t xml:space="preserve">Insert e.g. End-user certificate or similar undertaking by the </w:t>
            </w:r>
            <w:r w:rsidR="00C9715B" w:rsidRPr="0085457D">
              <w:rPr>
                <w:sz w:val="18"/>
                <w:szCs w:val="20"/>
                <w:highlight w:val="yellow"/>
                <w:lang w:val="en-NZ"/>
              </w:rPr>
              <w:t>[</w:t>
            </w:r>
            <w:r w:rsidR="00BE1F16" w:rsidRPr="0085457D">
              <w:rPr>
                <w:sz w:val="18"/>
                <w:szCs w:val="20"/>
                <w:highlight w:val="yellow"/>
                <w:lang w:val="en-NZ"/>
              </w:rPr>
              <w:t>Subcontractor</w:t>
            </w:r>
            <w:r w:rsidR="00AD4443" w:rsidRPr="0085457D">
              <w:rPr>
                <w:sz w:val="18"/>
                <w:szCs w:val="20"/>
                <w:highlight w:val="yellow"/>
                <w:lang w:val="en-NZ"/>
              </w:rPr>
              <w:t>/University]</w:t>
            </w:r>
            <w:r w:rsidRPr="0085457D">
              <w:rPr>
                <w:sz w:val="18"/>
                <w:szCs w:val="20"/>
                <w:lang w:val="en-NZ"/>
              </w:rPr>
              <w:t>]; and</w:t>
            </w:r>
          </w:p>
          <w:p w14:paraId="6EED7FAE" w14:textId="77777777" w:rsidR="006608BD" w:rsidRPr="0085457D" w:rsidRDefault="006608BD" w:rsidP="00C8506C">
            <w:pPr>
              <w:pStyle w:val="Simplelist3"/>
              <w:rPr>
                <w:sz w:val="18"/>
                <w:szCs w:val="20"/>
                <w:lang w:val="en-NZ"/>
              </w:rPr>
            </w:pPr>
            <w:r w:rsidRPr="0085457D">
              <w:rPr>
                <w:sz w:val="18"/>
                <w:szCs w:val="20"/>
                <w:lang w:val="en-NZ"/>
              </w:rPr>
              <w:t>[</w:t>
            </w:r>
            <w:r w:rsidRPr="0085457D">
              <w:rPr>
                <w:sz w:val="18"/>
                <w:szCs w:val="20"/>
                <w:highlight w:val="yellow"/>
                <w:lang w:val="en-NZ"/>
              </w:rPr>
              <w:t>Insert etc</w:t>
            </w:r>
            <w:r w:rsidRPr="0085457D">
              <w:rPr>
                <w:sz w:val="18"/>
                <w:szCs w:val="20"/>
                <w:lang w:val="en-NZ"/>
              </w:rPr>
              <w:t>.]</w:t>
            </w:r>
          </w:p>
          <w:p w14:paraId="28481CF0" w14:textId="12C50C29" w:rsidR="006608BD" w:rsidRPr="0085457D" w:rsidRDefault="006608BD" w:rsidP="00C8506C">
            <w:pPr>
              <w:spacing w:before="120" w:after="120" w:line="80" w:lineRule="atLeast"/>
              <w:rPr>
                <w:rFonts w:cs="Arial"/>
                <w:color w:val="FF0000"/>
                <w:sz w:val="18"/>
                <w:szCs w:val="20"/>
              </w:rPr>
            </w:pPr>
            <w:r w:rsidRPr="0085457D">
              <w:rPr>
                <w:rFonts w:cs="Arial"/>
                <w:color w:val="FF0000"/>
                <w:sz w:val="18"/>
                <w:szCs w:val="20"/>
              </w:rPr>
              <w:t>[</w:t>
            </w:r>
            <w:r w:rsidRPr="0085457D">
              <w:rPr>
                <w:rFonts w:cs="Arial"/>
                <w:b/>
                <w:bCs/>
                <w:color w:val="FF0000"/>
                <w:sz w:val="18"/>
                <w:szCs w:val="20"/>
              </w:rPr>
              <w:t xml:space="preserve">Delete </w:t>
            </w:r>
            <w:r w:rsidR="005163E4" w:rsidRPr="0085457D">
              <w:rPr>
                <w:rFonts w:cs="Arial"/>
                <w:b/>
                <w:bCs/>
                <w:color w:val="FF0000"/>
                <w:sz w:val="18"/>
                <w:szCs w:val="20"/>
              </w:rPr>
              <w:t>special term</w:t>
            </w:r>
            <w:r w:rsidRPr="0085457D">
              <w:rPr>
                <w:rFonts w:cs="Arial"/>
                <w:b/>
                <w:bCs/>
                <w:color w:val="FF0000"/>
                <w:sz w:val="18"/>
                <w:szCs w:val="20"/>
              </w:rPr>
              <w:t xml:space="preserve"> </w:t>
            </w:r>
            <w:r w:rsidRPr="0085457D">
              <w:rPr>
                <w:rFonts w:cs="Arial"/>
                <w:b/>
                <w:bCs/>
                <w:color w:val="FF0000"/>
                <w:sz w:val="18"/>
                <w:szCs w:val="20"/>
              </w:rPr>
              <w:fldChar w:fldCharType="begin"/>
            </w:r>
            <w:r w:rsidRPr="0085457D">
              <w:rPr>
                <w:rFonts w:cs="Arial"/>
                <w:b/>
                <w:bCs/>
                <w:color w:val="FF0000"/>
                <w:sz w:val="18"/>
                <w:szCs w:val="20"/>
              </w:rPr>
              <w:instrText xml:space="preserve"> REF _Ref160021051 \r \h  \* MERGEFORMAT </w:instrText>
            </w:r>
            <w:r w:rsidRPr="0085457D">
              <w:rPr>
                <w:rFonts w:cs="Arial"/>
                <w:b/>
                <w:bCs/>
                <w:color w:val="FF0000"/>
                <w:sz w:val="18"/>
                <w:szCs w:val="20"/>
              </w:rPr>
            </w:r>
            <w:r w:rsidRPr="0085457D">
              <w:rPr>
                <w:rFonts w:cs="Arial"/>
                <w:b/>
                <w:bCs/>
                <w:color w:val="FF0000"/>
                <w:sz w:val="18"/>
                <w:szCs w:val="20"/>
              </w:rPr>
              <w:fldChar w:fldCharType="separate"/>
            </w:r>
            <w:r w:rsidR="00F63D44" w:rsidRPr="0085457D">
              <w:rPr>
                <w:rFonts w:cs="Arial"/>
                <w:b/>
                <w:bCs/>
                <w:color w:val="FF0000"/>
                <w:sz w:val="18"/>
                <w:szCs w:val="20"/>
              </w:rPr>
              <w:t>3.2</w:t>
            </w:r>
            <w:r w:rsidRPr="0085457D">
              <w:rPr>
                <w:rFonts w:cs="Arial"/>
                <w:b/>
                <w:bCs/>
                <w:color w:val="FF0000"/>
                <w:sz w:val="18"/>
                <w:szCs w:val="20"/>
              </w:rPr>
              <w:fldChar w:fldCharType="end"/>
            </w:r>
            <w:r w:rsidRPr="0085457D">
              <w:rPr>
                <w:rFonts w:cs="Arial"/>
                <w:b/>
                <w:bCs/>
                <w:color w:val="FF0000"/>
                <w:sz w:val="18"/>
                <w:szCs w:val="20"/>
              </w:rPr>
              <w:t xml:space="preserve"> below if N/A:</w:t>
            </w:r>
            <w:r w:rsidRPr="0085457D">
              <w:rPr>
                <w:rFonts w:cs="Arial"/>
                <w:color w:val="FF0000"/>
                <w:sz w:val="18"/>
                <w:szCs w:val="20"/>
              </w:rPr>
              <w:t>]</w:t>
            </w:r>
          </w:p>
          <w:p w14:paraId="718AFE39" w14:textId="5E249F60" w:rsidR="006608BD" w:rsidRPr="0085457D" w:rsidRDefault="006608BD" w:rsidP="00C8506C">
            <w:pPr>
              <w:pStyle w:val="simplelist20"/>
              <w:rPr>
                <w:sz w:val="18"/>
                <w:szCs w:val="20"/>
                <w:lang w:val="en-NZ"/>
              </w:rPr>
            </w:pPr>
            <w:bookmarkStart w:id="9" w:name="_Ref160021051"/>
            <w:r w:rsidRPr="0085457D">
              <w:rPr>
                <w:sz w:val="18"/>
                <w:szCs w:val="20"/>
                <w:lang w:val="en-NZ"/>
              </w:rPr>
              <w:t xml:space="preserve">The </w:t>
            </w:r>
            <w:r w:rsidR="00C9715B" w:rsidRPr="0085457D">
              <w:rPr>
                <w:sz w:val="18"/>
                <w:szCs w:val="20"/>
                <w:lang w:val="en-NZ"/>
              </w:rPr>
              <w:t>[Subcontractor/</w:t>
            </w:r>
            <w:r w:rsidRPr="0085457D">
              <w:rPr>
                <w:sz w:val="18"/>
                <w:szCs w:val="20"/>
                <w:lang w:val="en-NZ"/>
              </w:rPr>
              <w:t>University</w:t>
            </w:r>
            <w:r w:rsidR="00C9715B" w:rsidRPr="0085457D">
              <w:rPr>
                <w:sz w:val="18"/>
                <w:szCs w:val="20"/>
                <w:lang w:val="en-NZ"/>
              </w:rPr>
              <w:t>]</w:t>
            </w:r>
            <w:r w:rsidRPr="0085457D">
              <w:rPr>
                <w:sz w:val="18"/>
                <w:szCs w:val="20"/>
                <w:lang w:val="en-NZ"/>
              </w:rPr>
              <w:t xml:space="preserve"> will use reasonable efforts as soon as practicable after the Start Date to liaise with [</w:t>
            </w:r>
            <w:r w:rsidRPr="0085457D">
              <w:rPr>
                <w:sz w:val="18"/>
                <w:szCs w:val="20"/>
                <w:highlight w:val="yellow"/>
                <w:lang w:val="en-NZ"/>
              </w:rPr>
              <w:t xml:space="preserve">insert relevant agency e.g. the </w:t>
            </w:r>
            <w:r w:rsidR="00AB2E18" w:rsidRPr="0085457D">
              <w:rPr>
                <w:sz w:val="18"/>
                <w:szCs w:val="20"/>
                <w:highlight w:val="yellow"/>
                <w:lang w:val="en-NZ"/>
              </w:rPr>
              <w:t>NZ</w:t>
            </w:r>
            <w:r w:rsidR="00A45F8F" w:rsidRPr="0085457D">
              <w:rPr>
                <w:sz w:val="18"/>
                <w:szCs w:val="20"/>
                <w:highlight w:val="yellow"/>
                <w:lang w:val="en-NZ"/>
              </w:rPr>
              <w:t xml:space="preserve"> </w:t>
            </w:r>
            <w:r w:rsidRPr="0085457D">
              <w:rPr>
                <w:sz w:val="18"/>
                <w:szCs w:val="20"/>
                <w:highlight w:val="yellow"/>
                <w:lang w:val="en-NZ"/>
              </w:rPr>
              <w:t>Ministry of Foreign Affairs and Trade (</w:t>
            </w:r>
            <w:r w:rsidRPr="0085457D">
              <w:rPr>
                <w:b/>
                <w:bCs/>
                <w:sz w:val="18"/>
                <w:szCs w:val="20"/>
                <w:highlight w:val="yellow"/>
                <w:lang w:val="en-NZ"/>
              </w:rPr>
              <w:t>MFAT</w:t>
            </w:r>
            <w:r w:rsidRPr="0085457D">
              <w:rPr>
                <w:sz w:val="18"/>
                <w:szCs w:val="20"/>
                <w:highlight w:val="yellow"/>
                <w:lang w:val="en-NZ"/>
              </w:rPr>
              <w:t>)</w:t>
            </w:r>
            <w:r w:rsidR="00A45F8F" w:rsidRPr="0085457D">
              <w:rPr>
                <w:sz w:val="18"/>
                <w:szCs w:val="20"/>
                <w:lang w:val="en-NZ"/>
              </w:rPr>
              <w:t>/</w:t>
            </w:r>
            <w:r w:rsidR="00852550" w:rsidRPr="0085457D">
              <w:rPr>
                <w:sz w:val="18"/>
                <w:szCs w:val="20"/>
                <w:lang w:val="en-NZ"/>
              </w:rPr>
              <w:t>Australian Defence Export Controls agency (</w:t>
            </w:r>
            <w:r w:rsidR="00852550" w:rsidRPr="0085457D">
              <w:rPr>
                <w:b/>
                <w:bCs/>
                <w:sz w:val="18"/>
                <w:szCs w:val="20"/>
                <w:lang w:val="en-NZ"/>
              </w:rPr>
              <w:t>DEC</w:t>
            </w:r>
            <w:r w:rsidR="00852550" w:rsidRPr="0085457D">
              <w:rPr>
                <w:sz w:val="18"/>
                <w:szCs w:val="20"/>
                <w:lang w:val="en-NZ"/>
              </w:rPr>
              <w:t>)</w:t>
            </w:r>
            <w:r w:rsidRPr="0085457D">
              <w:rPr>
                <w:sz w:val="18"/>
                <w:szCs w:val="20"/>
                <w:lang w:val="en-NZ"/>
              </w:rPr>
              <w:t>] with a view to obtaining [</w:t>
            </w:r>
            <w:r w:rsidRPr="0085457D">
              <w:rPr>
                <w:sz w:val="18"/>
                <w:szCs w:val="20"/>
                <w:highlight w:val="yellow"/>
                <w:lang w:val="en-NZ"/>
              </w:rPr>
              <w:t>insert relevant confirmation e.g. approval in principle from MFAT</w:t>
            </w:r>
            <w:r w:rsidR="004832F8" w:rsidRPr="0085457D">
              <w:rPr>
                <w:sz w:val="18"/>
                <w:szCs w:val="20"/>
                <w:highlight w:val="yellow"/>
                <w:lang w:val="en-NZ"/>
              </w:rPr>
              <w:t>/DEC</w:t>
            </w:r>
            <w:r w:rsidRPr="0085457D">
              <w:rPr>
                <w:sz w:val="18"/>
                <w:szCs w:val="20"/>
                <w:highlight w:val="yellow"/>
                <w:lang w:val="en-NZ"/>
              </w:rPr>
              <w:t xml:space="preserve"> under Export Controls</w:t>
            </w:r>
            <w:r w:rsidRPr="0085457D">
              <w:rPr>
                <w:sz w:val="18"/>
                <w:szCs w:val="20"/>
                <w:lang w:val="en-NZ"/>
              </w:rPr>
              <w:t xml:space="preserve">] </w:t>
            </w:r>
            <w:r w:rsidR="004832F8" w:rsidRPr="0085457D">
              <w:rPr>
                <w:sz w:val="18"/>
                <w:szCs w:val="20"/>
                <w:lang w:val="en-NZ"/>
              </w:rPr>
              <w:t>to enable the contemplated performance of</w:t>
            </w:r>
            <w:r w:rsidRPr="0085457D">
              <w:rPr>
                <w:sz w:val="18"/>
                <w:szCs w:val="20"/>
                <w:lang w:val="en-NZ"/>
              </w:rPr>
              <w:t xml:space="preserve"> this Agreement.</w:t>
            </w:r>
            <w:bookmarkEnd w:id="9"/>
          </w:p>
          <w:p w14:paraId="7C47C524" w14:textId="4B4DE47C" w:rsidR="006608BD" w:rsidRPr="0085457D" w:rsidRDefault="006608BD" w:rsidP="00C8506C">
            <w:pPr>
              <w:spacing w:before="120" w:after="120" w:line="80" w:lineRule="atLeast"/>
              <w:rPr>
                <w:rFonts w:cs="Arial"/>
                <w:b/>
                <w:bCs/>
                <w:sz w:val="18"/>
                <w:szCs w:val="20"/>
              </w:rPr>
            </w:pPr>
            <w:r w:rsidRPr="0085457D">
              <w:rPr>
                <w:rFonts w:cs="Arial"/>
                <w:b/>
                <w:bCs/>
                <w:color w:val="FF0000"/>
                <w:sz w:val="18"/>
                <w:szCs w:val="20"/>
              </w:rPr>
              <w:t xml:space="preserve">[If either of </w:t>
            </w:r>
            <w:r w:rsidR="005163E4" w:rsidRPr="0085457D">
              <w:rPr>
                <w:rFonts w:cs="Arial"/>
                <w:b/>
                <w:bCs/>
                <w:color w:val="FF0000"/>
                <w:sz w:val="18"/>
                <w:szCs w:val="20"/>
              </w:rPr>
              <w:t xml:space="preserve">special term </w:t>
            </w:r>
            <w:r w:rsidRPr="0085457D">
              <w:rPr>
                <w:rFonts w:cs="Arial"/>
                <w:b/>
                <w:bCs/>
                <w:color w:val="FF0000"/>
                <w:sz w:val="18"/>
                <w:szCs w:val="20"/>
              </w:rPr>
              <w:fldChar w:fldCharType="begin"/>
            </w:r>
            <w:r w:rsidRPr="0085457D">
              <w:rPr>
                <w:rFonts w:cs="Arial"/>
                <w:b/>
                <w:bCs/>
                <w:color w:val="FF0000"/>
                <w:sz w:val="18"/>
                <w:szCs w:val="20"/>
              </w:rPr>
              <w:instrText xml:space="preserve"> REF _Ref160021042 \r \h  \* MERGEFORMAT </w:instrText>
            </w:r>
            <w:r w:rsidRPr="0085457D">
              <w:rPr>
                <w:rFonts w:cs="Arial"/>
                <w:b/>
                <w:bCs/>
                <w:color w:val="FF0000"/>
                <w:sz w:val="18"/>
                <w:szCs w:val="20"/>
              </w:rPr>
            </w:r>
            <w:r w:rsidRPr="0085457D">
              <w:rPr>
                <w:rFonts w:cs="Arial"/>
                <w:b/>
                <w:bCs/>
                <w:color w:val="FF0000"/>
                <w:sz w:val="18"/>
                <w:szCs w:val="20"/>
              </w:rPr>
              <w:fldChar w:fldCharType="separate"/>
            </w:r>
            <w:r w:rsidR="00F63D44" w:rsidRPr="0085457D">
              <w:rPr>
                <w:rFonts w:cs="Arial"/>
                <w:b/>
                <w:bCs/>
                <w:color w:val="FF0000"/>
                <w:sz w:val="18"/>
                <w:szCs w:val="20"/>
              </w:rPr>
              <w:t>3.1</w:t>
            </w:r>
            <w:r w:rsidRPr="0085457D">
              <w:rPr>
                <w:rFonts w:cs="Arial"/>
                <w:b/>
                <w:bCs/>
                <w:color w:val="FF0000"/>
                <w:sz w:val="18"/>
                <w:szCs w:val="20"/>
              </w:rPr>
              <w:fldChar w:fldCharType="end"/>
            </w:r>
            <w:r w:rsidRPr="0085457D">
              <w:rPr>
                <w:rFonts w:cs="Arial"/>
                <w:b/>
                <w:bCs/>
                <w:color w:val="FF0000"/>
                <w:sz w:val="18"/>
                <w:szCs w:val="20"/>
              </w:rPr>
              <w:t xml:space="preserve"> or </w:t>
            </w:r>
            <w:r w:rsidRPr="0085457D">
              <w:rPr>
                <w:rFonts w:cs="Arial"/>
                <w:b/>
                <w:bCs/>
                <w:color w:val="FF0000"/>
                <w:sz w:val="18"/>
                <w:szCs w:val="20"/>
              </w:rPr>
              <w:fldChar w:fldCharType="begin"/>
            </w:r>
            <w:r w:rsidRPr="0085457D">
              <w:rPr>
                <w:rFonts w:cs="Arial"/>
                <w:b/>
                <w:bCs/>
                <w:color w:val="FF0000"/>
                <w:sz w:val="18"/>
                <w:szCs w:val="20"/>
              </w:rPr>
              <w:instrText xml:space="preserve"> REF _Ref160021051 \r \h  \* MERGEFORMAT </w:instrText>
            </w:r>
            <w:r w:rsidRPr="0085457D">
              <w:rPr>
                <w:rFonts w:cs="Arial"/>
                <w:b/>
                <w:bCs/>
                <w:color w:val="FF0000"/>
                <w:sz w:val="18"/>
                <w:szCs w:val="20"/>
              </w:rPr>
            </w:r>
            <w:r w:rsidRPr="0085457D">
              <w:rPr>
                <w:rFonts w:cs="Arial"/>
                <w:b/>
                <w:bCs/>
                <w:color w:val="FF0000"/>
                <w:sz w:val="18"/>
                <w:szCs w:val="20"/>
              </w:rPr>
              <w:fldChar w:fldCharType="separate"/>
            </w:r>
            <w:r w:rsidR="00F63D44" w:rsidRPr="0085457D">
              <w:rPr>
                <w:rFonts w:cs="Arial"/>
                <w:b/>
                <w:bCs/>
                <w:color w:val="FF0000"/>
                <w:sz w:val="18"/>
                <w:szCs w:val="20"/>
              </w:rPr>
              <w:t>3.2</w:t>
            </w:r>
            <w:r w:rsidRPr="0085457D">
              <w:rPr>
                <w:rFonts w:cs="Arial"/>
                <w:b/>
                <w:bCs/>
                <w:color w:val="FF0000"/>
                <w:sz w:val="18"/>
                <w:szCs w:val="20"/>
              </w:rPr>
              <w:fldChar w:fldCharType="end"/>
            </w:r>
            <w:r w:rsidRPr="0085457D">
              <w:rPr>
                <w:rFonts w:cs="Arial"/>
                <w:b/>
                <w:bCs/>
                <w:color w:val="FF0000"/>
                <w:sz w:val="18"/>
                <w:szCs w:val="20"/>
              </w:rPr>
              <w:t xml:space="preserve"> apply, also include all of the following </w:t>
            </w:r>
            <w:r w:rsidR="005163E4" w:rsidRPr="0085457D">
              <w:rPr>
                <w:rFonts w:cs="Arial"/>
                <w:b/>
                <w:bCs/>
                <w:color w:val="FF0000"/>
                <w:sz w:val="18"/>
                <w:szCs w:val="20"/>
              </w:rPr>
              <w:t>special terms</w:t>
            </w:r>
            <w:r w:rsidRPr="0085457D">
              <w:rPr>
                <w:rFonts w:cs="Arial"/>
                <w:b/>
                <w:bCs/>
                <w:color w:val="FF0000"/>
                <w:sz w:val="18"/>
                <w:szCs w:val="20"/>
              </w:rPr>
              <w:t xml:space="preserve"> </w:t>
            </w:r>
            <w:r w:rsidR="00947B0E" w:rsidRPr="0085457D">
              <w:rPr>
                <w:rFonts w:cs="Arial"/>
                <w:b/>
                <w:bCs/>
                <w:color w:val="FF0000"/>
                <w:sz w:val="18"/>
                <w:szCs w:val="20"/>
              </w:rPr>
              <w:fldChar w:fldCharType="begin"/>
            </w:r>
            <w:r w:rsidR="00947B0E" w:rsidRPr="0085457D">
              <w:rPr>
                <w:rFonts w:cs="Arial"/>
                <w:b/>
                <w:bCs/>
                <w:color w:val="FF0000"/>
                <w:sz w:val="18"/>
                <w:szCs w:val="20"/>
              </w:rPr>
              <w:instrText xml:space="preserve"> REF _Ref165554681 \r \h </w:instrText>
            </w:r>
            <w:r w:rsidR="0085457D">
              <w:rPr>
                <w:rFonts w:cs="Arial"/>
                <w:b/>
                <w:bCs/>
                <w:color w:val="FF0000"/>
                <w:sz w:val="18"/>
                <w:szCs w:val="20"/>
              </w:rPr>
              <w:instrText xml:space="preserve"> \* MERGEFORMAT </w:instrText>
            </w:r>
            <w:r w:rsidR="00947B0E" w:rsidRPr="0085457D">
              <w:rPr>
                <w:rFonts w:cs="Arial"/>
                <w:b/>
                <w:bCs/>
                <w:color w:val="FF0000"/>
                <w:sz w:val="18"/>
                <w:szCs w:val="20"/>
              </w:rPr>
            </w:r>
            <w:r w:rsidR="00947B0E" w:rsidRPr="0085457D">
              <w:rPr>
                <w:rFonts w:cs="Arial"/>
                <w:b/>
                <w:bCs/>
                <w:color w:val="FF0000"/>
                <w:sz w:val="18"/>
                <w:szCs w:val="20"/>
              </w:rPr>
              <w:fldChar w:fldCharType="separate"/>
            </w:r>
            <w:r w:rsidR="00F63D44" w:rsidRPr="0085457D">
              <w:rPr>
                <w:rFonts w:cs="Arial"/>
                <w:b/>
                <w:bCs/>
                <w:color w:val="FF0000"/>
                <w:sz w:val="18"/>
                <w:szCs w:val="20"/>
              </w:rPr>
              <w:t>3.3</w:t>
            </w:r>
            <w:r w:rsidR="00947B0E" w:rsidRPr="0085457D">
              <w:rPr>
                <w:rFonts w:cs="Arial"/>
                <w:b/>
                <w:bCs/>
                <w:color w:val="FF0000"/>
                <w:sz w:val="18"/>
                <w:szCs w:val="20"/>
              </w:rPr>
              <w:fldChar w:fldCharType="end"/>
            </w:r>
            <w:r w:rsidR="00947B0E" w:rsidRPr="0085457D">
              <w:rPr>
                <w:rFonts w:cs="Arial"/>
                <w:b/>
                <w:bCs/>
                <w:color w:val="FF0000"/>
                <w:sz w:val="18"/>
                <w:szCs w:val="20"/>
              </w:rPr>
              <w:t xml:space="preserve"> </w:t>
            </w:r>
            <w:r w:rsidRPr="0085457D">
              <w:rPr>
                <w:rFonts w:cs="Arial"/>
                <w:b/>
                <w:bCs/>
                <w:color w:val="FF0000"/>
                <w:sz w:val="18"/>
                <w:szCs w:val="20"/>
              </w:rPr>
              <w:t xml:space="preserve">to </w:t>
            </w:r>
            <w:r w:rsidRPr="0085457D">
              <w:rPr>
                <w:rFonts w:cs="Arial"/>
                <w:b/>
                <w:bCs/>
                <w:color w:val="FF0000"/>
                <w:sz w:val="18"/>
                <w:szCs w:val="20"/>
              </w:rPr>
              <w:fldChar w:fldCharType="begin"/>
            </w:r>
            <w:r w:rsidRPr="0085457D">
              <w:rPr>
                <w:rFonts w:cs="Arial"/>
                <w:b/>
                <w:bCs/>
                <w:color w:val="FF0000"/>
                <w:sz w:val="18"/>
                <w:szCs w:val="20"/>
              </w:rPr>
              <w:instrText xml:space="preserve"> REF _Ref160021115 \r \h  \* MERGEFORMAT </w:instrText>
            </w:r>
            <w:r w:rsidRPr="0085457D">
              <w:rPr>
                <w:rFonts w:cs="Arial"/>
                <w:b/>
                <w:bCs/>
                <w:color w:val="FF0000"/>
                <w:sz w:val="18"/>
                <w:szCs w:val="20"/>
              </w:rPr>
            </w:r>
            <w:r w:rsidRPr="0085457D">
              <w:rPr>
                <w:rFonts w:cs="Arial"/>
                <w:b/>
                <w:bCs/>
                <w:color w:val="FF0000"/>
                <w:sz w:val="18"/>
                <w:szCs w:val="20"/>
              </w:rPr>
              <w:fldChar w:fldCharType="separate"/>
            </w:r>
            <w:r w:rsidR="00F63D44" w:rsidRPr="0085457D">
              <w:rPr>
                <w:rFonts w:cs="Arial"/>
                <w:b/>
                <w:bCs/>
                <w:color w:val="FF0000"/>
                <w:sz w:val="18"/>
                <w:szCs w:val="20"/>
              </w:rPr>
              <w:t>3.7</w:t>
            </w:r>
            <w:r w:rsidRPr="0085457D">
              <w:rPr>
                <w:rFonts w:cs="Arial"/>
                <w:b/>
                <w:bCs/>
                <w:color w:val="FF0000"/>
                <w:sz w:val="18"/>
                <w:szCs w:val="20"/>
              </w:rPr>
              <w:fldChar w:fldCharType="end"/>
            </w:r>
            <w:r w:rsidRPr="0085457D">
              <w:rPr>
                <w:rFonts w:cs="Arial"/>
                <w:b/>
                <w:bCs/>
                <w:color w:val="FF0000"/>
                <w:sz w:val="18"/>
                <w:szCs w:val="20"/>
              </w:rPr>
              <w:t>:]</w:t>
            </w:r>
          </w:p>
          <w:p w14:paraId="392167CC" w14:textId="1A60AB15" w:rsidR="006608BD" w:rsidRPr="0085457D" w:rsidRDefault="00211289" w:rsidP="00C8506C">
            <w:pPr>
              <w:pStyle w:val="simplelist20"/>
              <w:rPr>
                <w:sz w:val="18"/>
                <w:szCs w:val="20"/>
                <w:lang w:val="en-NZ"/>
              </w:rPr>
            </w:pPr>
            <w:bookmarkStart w:id="10" w:name="_Ref165554681"/>
            <w:r w:rsidRPr="0085457D">
              <w:rPr>
                <w:sz w:val="18"/>
                <w:szCs w:val="20"/>
                <w:lang w:val="en-NZ"/>
              </w:rPr>
              <w:t>Each party</w:t>
            </w:r>
            <w:r w:rsidR="006608BD" w:rsidRPr="0085457D">
              <w:rPr>
                <w:sz w:val="18"/>
                <w:szCs w:val="20"/>
                <w:lang w:val="en-NZ"/>
              </w:rPr>
              <w:t xml:space="preserve"> warrants that any information provided in relation to sanctions, sensitive research or Export Controls is true, complete and not misleading, and must promptly notify the </w:t>
            </w:r>
            <w:r w:rsidR="002B48AD" w:rsidRPr="0085457D">
              <w:rPr>
                <w:sz w:val="18"/>
                <w:szCs w:val="20"/>
                <w:lang w:val="en-NZ"/>
              </w:rPr>
              <w:t xml:space="preserve">other party </w:t>
            </w:r>
            <w:r w:rsidR="006608BD" w:rsidRPr="0085457D">
              <w:rPr>
                <w:sz w:val="18"/>
                <w:szCs w:val="20"/>
                <w:lang w:val="en-NZ"/>
              </w:rPr>
              <w:t>of any updates to maintain that information as true, complete and not misleading.</w:t>
            </w:r>
            <w:bookmarkEnd w:id="10"/>
          </w:p>
          <w:p w14:paraId="5197DBF8" w14:textId="3540585B" w:rsidR="006608BD" w:rsidRPr="0085457D" w:rsidRDefault="006608BD" w:rsidP="00C8506C">
            <w:pPr>
              <w:pStyle w:val="simplelist20"/>
              <w:rPr>
                <w:sz w:val="18"/>
                <w:szCs w:val="20"/>
                <w:lang w:val="en-NZ"/>
              </w:rPr>
            </w:pPr>
            <w:r w:rsidRPr="0085457D">
              <w:rPr>
                <w:sz w:val="18"/>
                <w:szCs w:val="20"/>
                <w:lang w:val="en-NZ"/>
              </w:rPr>
              <w:t>Each party must comply with any requirements made by a government or other regulatory agency relating to sanctions, sensitive research or Export Controls relating to this Agreement.</w:t>
            </w:r>
          </w:p>
          <w:p w14:paraId="49DE9149" w14:textId="5DF1B1CC" w:rsidR="006608BD" w:rsidRPr="0085457D" w:rsidRDefault="006608BD" w:rsidP="00C8506C">
            <w:pPr>
              <w:pStyle w:val="simplelist20"/>
              <w:rPr>
                <w:sz w:val="18"/>
                <w:szCs w:val="20"/>
                <w:lang w:val="en-NZ"/>
              </w:rPr>
            </w:pPr>
            <w:r w:rsidRPr="0085457D">
              <w:rPr>
                <w:sz w:val="18"/>
                <w:szCs w:val="20"/>
                <w:lang w:val="en-NZ"/>
              </w:rPr>
              <w:t>Each party will keep the other party informed of any communications (including interim decision) of a government or other regulatory agency relating to sanctions, sensitive research or Export Controls relating to this Agreement.</w:t>
            </w:r>
          </w:p>
          <w:p w14:paraId="7A786F57" w14:textId="088EB942" w:rsidR="006608BD" w:rsidRPr="0085457D" w:rsidRDefault="006608BD" w:rsidP="00C8506C">
            <w:pPr>
              <w:pStyle w:val="simplelist20"/>
              <w:rPr>
                <w:sz w:val="18"/>
                <w:szCs w:val="20"/>
                <w:lang w:val="en-NZ"/>
              </w:rPr>
            </w:pPr>
            <w:r w:rsidRPr="0085457D">
              <w:rPr>
                <w:sz w:val="18"/>
                <w:szCs w:val="20"/>
                <w:lang w:val="en-NZ"/>
              </w:rPr>
              <w:t>Where a government or other regulatory agency makes any requirement or decision (including interim decision) relating to sanctions, sensitive research or Export Controls which is likely to adversely impact a party’s position under this Agreement:</w:t>
            </w:r>
          </w:p>
          <w:p w14:paraId="795443EE" w14:textId="77777777" w:rsidR="006608BD" w:rsidRPr="0085457D" w:rsidRDefault="006608BD" w:rsidP="00C8506C">
            <w:pPr>
              <w:pStyle w:val="Simplelist3"/>
              <w:rPr>
                <w:sz w:val="18"/>
                <w:szCs w:val="20"/>
                <w:lang w:val="en-NZ"/>
              </w:rPr>
            </w:pPr>
            <w:r w:rsidRPr="0085457D">
              <w:rPr>
                <w:sz w:val="18"/>
                <w:szCs w:val="20"/>
                <w:lang w:val="en-NZ"/>
              </w:rPr>
              <w:t>the parties will negotiate in good faith a variation to this Agreement to address the expected impact; and</w:t>
            </w:r>
          </w:p>
          <w:p w14:paraId="30BEEDE2" w14:textId="6E3336E4" w:rsidR="006608BD" w:rsidRPr="0085457D" w:rsidRDefault="006608BD" w:rsidP="00C8506C">
            <w:pPr>
              <w:pStyle w:val="Simplelist3"/>
              <w:rPr>
                <w:sz w:val="18"/>
                <w:szCs w:val="20"/>
                <w:lang w:val="en-NZ"/>
              </w:rPr>
            </w:pPr>
            <w:r w:rsidRPr="0085457D">
              <w:rPr>
                <w:sz w:val="18"/>
                <w:szCs w:val="20"/>
                <w:lang w:val="en-NZ"/>
              </w:rPr>
              <w:t xml:space="preserve">either party may terminate this Agreement on notice to the other party if the parties fail to agree a variation within </w:t>
            </w:r>
            <w:r w:rsidR="00E87923" w:rsidRPr="0085457D">
              <w:rPr>
                <w:sz w:val="18"/>
                <w:szCs w:val="20"/>
                <w:lang w:val="en-NZ"/>
              </w:rPr>
              <w:t>[</w:t>
            </w:r>
            <w:r w:rsidRPr="0085457D">
              <w:rPr>
                <w:sz w:val="18"/>
                <w:szCs w:val="20"/>
                <w:highlight w:val="yellow"/>
                <w:lang w:val="en-NZ"/>
              </w:rPr>
              <w:t>30 days</w:t>
            </w:r>
            <w:r w:rsidR="00E87923" w:rsidRPr="0085457D">
              <w:rPr>
                <w:sz w:val="18"/>
                <w:szCs w:val="20"/>
                <w:lang w:val="en-NZ"/>
              </w:rPr>
              <w:t>]</w:t>
            </w:r>
            <w:r w:rsidRPr="0085457D">
              <w:rPr>
                <w:sz w:val="18"/>
                <w:szCs w:val="20"/>
                <w:lang w:val="en-NZ"/>
              </w:rPr>
              <w:t xml:space="preserve"> from the date that one party notifies the other of the likely adverse impact.</w:t>
            </w:r>
          </w:p>
          <w:p w14:paraId="27B8CAA6" w14:textId="161EB70F" w:rsidR="006608BD" w:rsidRPr="0085457D" w:rsidRDefault="006608BD" w:rsidP="00C8506C">
            <w:pPr>
              <w:pStyle w:val="simplelist20"/>
              <w:rPr>
                <w:sz w:val="18"/>
                <w:szCs w:val="20"/>
                <w:lang w:val="en-NZ"/>
              </w:rPr>
            </w:pPr>
            <w:r w:rsidRPr="0085457D">
              <w:rPr>
                <w:sz w:val="18"/>
                <w:szCs w:val="20"/>
                <w:lang w:val="en-NZ"/>
              </w:rPr>
              <w:t xml:space="preserve">A change in control of the </w:t>
            </w:r>
            <w:r w:rsidR="00EB6ED3" w:rsidRPr="0085457D">
              <w:rPr>
                <w:sz w:val="18"/>
                <w:szCs w:val="20"/>
                <w:lang w:val="en-NZ"/>
              </w:rPr>
              <w:t xml:space="preserve">Subcontractor </w:t>
            </w:r>
            <w:r w:rsidRPr="0085457D">
              <w:rPr>
                <w:sz w:val="18"/>
                <w:szCs w:val="20"/>
                <w:lang w:val="en-NZ"/>
              </w:rPr>
              <w:t xml:space="preserve">is a deemed assignment for the purposes of clause </w:t>
            </w:r>
            <w:r w:rsidR="003E06D8" w:rsidRPr="0085457D">
              <w:rPr>
                <w:sz w:val="18"/>
                <w:szCs w:val="20"/>
                <w:lang w:val="en-NZ"/>
              </w:rPr>
              <w:fldChar w:fldCharType="begin"/>
            </w:r>
            <w:r w:rsidR="003E06D8" w:rsidRPr="0085457D">
              <w:rPr>
                <w:sz w:val="18"/>
                <w:szCs w:val="20"/>
                <w:lang w:val="en-NZ"/>
              </w:rPr>
              <w:instrText xml:space="preserve"> REF _Ref165554796 \r \h </w:instrText>
            </w:r>
            <w:r w:rsidR="003E06D8" w:rsidRPr="0085457D">
              <w:rPr>
                <w:sz w:val="18"/>
                <w:szCs w:val="20"/>
                <w:lang w:val="en-NZ"/>
              </w:rPr>
            </w:r>
            <w:r w:rsidR="003E06D8" w:rsidRPr="0085457D">
              <w:rPr>
                <w:sz w:val="18"/>
                <w:szCs w:val="20"/>
                <w:lang w:val="en-NZ"/>
              </w:rPr>
              <w:fldChar w:fldCharType="separate"/>
            </w:r>
            <w:r w:rsidR="00F63D44" w:rsidRPr="0085457D">
              <w:rPr>
                <w:sz w:val="18"/>
                <w:szCs w:val="20"/>
                <w:lang w:val="en-NZ"/>
              </w:rPr>
              <w:t>19.2</w:t>
            </w:r>
            <w:r w:rsidR="003E06D8" w:rsidRPr="0085457D">
              <w:rPr>
                <w:sz w:val="18"/>
                <w:szCs w:val="20"/>
                <w:lang w:val="en-NZ"/>
              </w:rPr>
              <w:fldChar w:fldCharType="end"/>
            </w:r>
            <w:r w:rsidRPr="0085457D">
              <w:rPr>
                <w:sz w:val="18"/>
                <w:szCs w:val="20"/>
                <w:lang w:val="en-NZ"/>
              </w:rPr>
              <w:t xml:space="preserve"> (assignment) of the Agreement.  </w:t>
            </w:r>
            <w:r w:rsidRPr="0085457D">
              <w:rPr>
                <w:b/>
                <w:sz w:val="18"/>
                <w:szCs w:val="20"/>
                <w:lang w:val="en-NZ"/>
              </w:rPr>
              <w:t xml:space="preserve">Change of control </w:t>
            </w:r>
            <w:r w:rsidRPr="0085457D">
              <w:rPr>
                <w:sz w:val="18"/>
                <w:szCs w:val="20"/>
                <w:lang w:val="en-NZ"/>
              </w:rPr>
              <w:t xml:space="preserve">includes a sale or transfer of more than 50% of the voting </w:t>
            </w:r>
            <w:r w:rsidRPr="0085457D">
              <w:rPr>
                <w:sz w:val="18"/>
                <w:szCs w:val="20"/>
                <w:lang w:val="en-NZ"/>
              </w:rPr>
              <w:lastRenderedPageBreak/>
              <w:t xml:space="preserve">rights or equity of the </w:t>
            </w:r>
            <w:r w:rsidR="00D113BD" w:rsidRPr="0085457D">
              <w:rPr>
                <w:sz w:val="18"/>
                <w:szCs w:val="20"/>
                <w:lang w:val="en-NZ"/>
              </w:rPr>
              <w:t>Subcontractor</w:t>
            </w:r>
            <w:r w:rsidRPr="0085457D">
              <w:rPr>
                <w:sz w:val="18"/>
                <w:szCs w:val="20"/>
                <w:lang w:val="en-NZ"/>
              </w:rPr>
              <w:t xml:space="preserve">, or a sale or transfer of substantially </w:t>
            </w:r>
            <w:proofErr w:type="gramStart"/>
            <w:r w:rsidRPr="0085457D">
              <w:rPr>
                <w:sz w:val="18"/>
                <w:szCs w:val="20"/>
                <w:lang w:val="en-NZ"/>
              </w:rPr>
              <w:t>all of</w:t>
            </w:r>
            <w:proofErr w:type="gramEnd"/>
            <w:r w:rsidRPr="0085457D">
              <w:rPr>
                <w:sz w:val="18"/>
                <w:szCs w:val="20"/>
                <w:lang w:val="en-NZ"/>
              </w:rPr>
              <w:t xml:space="preserve"> its assets</w:t>
            </w:r>
            <w:bookmarkStart w:id="11" w:name="_Ref160021115"/>
            <w:r w:rsidRPr="0085457D">
              <w:rPr>
                <w:sz w:val="18"/>
                <w:szCs w:val="20"/>
                <w:lang w:val="en-NZ"/>
              </w:rPr>
              <w:t>.</w:t>
            </w:r>
            <w:bookmarkEnd w:id="11"/>
          </w:p>
          <w:p w14:paraId="579DE351" w14:textId="3839124A" w:rsidR="007A057C" w:rsidRPr="0085457D" w:rsidRDefault="006608BD" w:rsidP="00C8506C">
            <w:pPr>
              <w:pStyle w:val="simplelist20"/>
              <w:rPr>
                <w:sz w:val="18"/>
                <w:szCs w:val="20"/>
                <w:lang w:val="en-NZ"/>
              </w:rPr>
            </w:pPr>
            <w:r w:rsidRPr="0085457D">
              <w:rPr>
                <w:sz w:val="18"/>
                <w:szCs w:val="20"/>
                <w:lang w:val="en-NZ"/>
              </w:rPr>
              <w:t xml:space="preserve">On termination or expiry of this Agreement, </w:t>
            </w:r>
            <w:r w:rsidR="005163E4" w:rsidRPr="0085457D">
              <w:rPr>
                <w:sz w:val="18"/>
                <w:szCs w:val="20"/>
                <w:lang w:val="en-NZ"/>
              </w:rPr>
              <w:t>special term</w:t>
            </w:r>
            <w:r w:rsidRPr="0085457D">
              <w:rPr>
                <w:sz w:val="18"/>
                <w:szCs w:val="20"/>
                <w:lang w:val="en-NZ"/>
              </w:rPr>
              <w:t>(s) [</w:t>
            </w:r>
            <w:r w:rsidRPr="0085457D">
              <w:rPr>
                <w:sz w:val="18"/>
                <w:szCs w:val="20"/>
                <w:highlight w:val="yellow"/>
                <w:lang w:val="en-NZ"/>
              </w:rPr>
              <w:t xml:space="preserve">insert e.g. </w:t>
            </w:r>
            <w:r w:rsidR="003E06D8" w:rsidRPr="0085457D">
              <w:rPr>
                <w:sz w:val="18"/>
                <w:szCs w:val="20"/>
                <w:highlight w:val="yellow"/>
                <w:lang w:val="en-NZ"/>
              </w:rPr>
              <w:fldChar w:fldCharType="begin"/>
            </w:r>
            <w:r w:rsidR="003E06D8" w:rsidRPr="0085457D">
              <w:rPr>
                <w:sz w:val="18"/>
                <w:szCs w:val="20"/>
                <w:highlight w:val="yellow"/>
                <w:lang w:val="en-NZ"/>
              </w:rPr>
              <w:instrText xml:space="preserve"> REF _Ref165554768 \r \h </w:instrText>
            </w:r>
            <w:r w:rsidR="00820FB6" w:rsidRPr="0085457D">
              <w:rPr>
                <w:sz w:val="18"/>
                <w:szCs w:val="20"/>
                <w:highlight w:val="yellow"/>
                <w:lang w:val="en-NZ"/>
              </w:rPr>
              <w:instrText xml:space="preserve"> \* MERGEFORMAT </w:instrText>
            </w:r>
            <w:r w:rsidR="003E06D8" w:rsidRPr="0085457D">
              <w:rPr>
                <w:sz w:val="18"/>
                <w:szCs w:val="20"/>
                <w:highlight w:val="yellow"/>
                <w:lang w:val="en-NZ"/>
              </w:rPr>
            </w:r>
            <w:r w:rsidR="003E06D8" w:rsidRPr="0085457D">
              <w:rPr>
                <w:sz w:val="18"/>
                <w:szCs w:val="20"/>
                <w:highlight w:val="yellow"/>
                <w:lang w:val="en-NZ"/>
              </w:rPr>
              <w:fldChar w:fldCharType="separate"/>
            </w:r>
            <w:r w:rsidR="00F63D44" w:rsidRPr="0085457D">
              <w:rPr>
                <w:sz w:val="18"/>
                <w:szCs w:val="20"/>
                <w:highlight w:val="yellow"/>
                <w:lang w:val="en-NZ"/>
              </w:rPr>
              <w:t>3.1(b)</w:t>
            </w:r>
            <w:r w:rsidR="003E06D8" w:rsidRPr="0085457D">
              <w:rPr>
                <w:sz w:val="18"/>
                <w:szCs w:val="20"/>
                <w:highlight w:val="yellow"/>
                <w:lang w:val="en-NZ"/>
              </w:rPr>
              <w:fldChar w:fldCharType="end"/>
            </w:r>
            <w:r w:rsidRPr="0085457D">
              <w:rPr>
                <w:sz w:val="18"/>
                <w:szCs w:val="20"/>
                <w:lang w:val="en-NZ"/>
              </w:rPr>
              <w:t>] continue in force.</w:t>
            </w:r>
          </w:p>
          <w:p w14:paraId="3F88FD2A" w14:textId="73A354EF" w:rsidR="00713498" w:rsidRPr="0085457D" w:rsidRDefault="00713498" w:rsidP="00C8506C">
            <w:pPr>
              <w:pStyle w:val="Tabletextbold"/>
              <w:spacing w:line="80" w:lineRule="atLeast"/>
              <w:rPr>
                <w:color w:val="FF0000"/>
                <w:sz w:val="18"/>
                <w:szCs w:val="20"/>
              </w:rPr>
            </w:pPr>
            <w:r w:rsidRPr="0085457D">
              <w:rPr>
                <w:color w:val="FF0000"/>
                <w:sz w:val="18"/>
                <w:szCs w:val="20"/>
              </w:rPr>
              <w:t>[insert if applicable]</w:t>
            </w:r>
          </w:p>
          <w:p w14:paraId="47D40145" w14:textId="7C864339" w:rsidR="00A15B4C" w:rsidRPr="0085457D" w:rsidRDefault="009350B8" w:rsidP="00C8506C">
            <w:pPr>
              <w:pStyle w:val="SpecialTermsclauseheading"/>
              <w:rPr>
                <w:sz w:val="18"/>
                <w:lang w:val="en-NZ"/>
              </w:rPr>
            </w:pPr>
            <w:bookmarkStart w:id="12" w:name="_Ref167208684"/>
            <w:r w:rsidRPr="0085457D">
              <w:rPr>
                <w:sz w:val="18"/>
                <w:lang w:val="en-NZ"/>
              </w:rPr>
              <w:t>Publications</w:t>
            </w:r>
            <w:bookmarkEnd w:id="12"/>
          </w:p>
          <w:p w14:paraId="2B418EE2" w14:textId="77777777" w:rsidR="00A15B4C" w:rsidRPr="0085457D" w:rsidRDefault="00A15B4C" w:rsidP="00C8506C">
            <w:pPr>
              <w:pStyle w:val="simplelist20"/>
              <w:rPr>
                <w:b/>
                <w:sz w:val="18"/>
                <w:szCs w:val="20"/>
                <w:lang w:val="en-NZ"/>
              </w:rPr>
            </w:pPr>
            <w:bookmarkStart w:id="13" w:name="_Ref161319597"/>
            <w:r w:rsidRPr="0085457D">
              <w:rPr>
                <w:sz w:val="18"/>
                <w:szCs w:val="20"/>
                <w:lang w:val="en-NZ"/>
              </w:rPr>
              <w:t>The Subcontractor may include the Results in any academic publication or presentation of Results by the Key Personnel (</w:t>
            </w:r>
            <w:r w:rsidRPr="0085457D">
              <w:rPr>
                <w:b/>
                <w:sz w:val="18"/>
                <w:szCs w:val="20"/>
                <w:lang w:val="en-NZ"/>
              </w:rPr>
              <w:t>Publication</w:t>
            </w:r>
            <w:r w:rsidRPr="0085457D">
              <w:rPr>
                <w:sz w:val="18"/>
                <w:szCs w:val="20"/>
                <w:lang w:val="en-NZ"/>
              </w:rPr>
              <w:t>), provided that where a proposed Publication includes Results that have not previously been published, the Recipient must:</w:t>
            </w:r>
            <w:bookmarkEnd w:id="13"/>
          </w:p>
          <w:p w14:paraId="0D132D46" w14:textId="77777777" w:rsidR="00A15B4C" w:rsidRPr="0085457D" w:rsidRDefault="00A15B4C" w:rsidP="00C8506C">
            <w:pPr>
              <w:pStyle w:val="Simplelist3"/>
              <w:rPr>
                <w:b/>
                <w:sz w:val="18"/>
                <w:szCs w:val="20"/>
                <w:lang w:val="en-NZ"/>
              </w:rPr>
            </w:pPr>
            <w:bookmarkStart w:id="14" w:name="_Ref515466435"/>
            <w:bookmarkStart w:id="15" w:name="_Ref503787043"/>
            <w:r w:rsidRPr="0085457D">
              <w:rPr>
                <w:sz w:val="18"/>
                <w:szCs w:val="20"/>
                <w:lang w:val="en-NZ"/>
              </w:rPr>
              <w:t>submit that proposed Publication to the University for review at least 30 days before the intended date for submission for publication; and</w:t>
            </w:r>
            <w:bookmarkEnd w:id="14"/>
            <w:r w:rsidRPr="0085457D">
              <w:rPr>
                <w:sz w:val="18"/>
                <w:szCs w:val="20"/>
                <w:lang w:val="en-NZ"/>
              </w:rPr>
              <w:t xml:space="preserve"> </w:t>
            </w:r>
          </w:p>
          <w:p w14:paraId="33BCA09C" w14:textId="349F87DF" w:rsidR="00A15B4C" w:rsidRPr="0085457D" w:rsidRDefault="00A15B4C" w:rsidP="00C8506C">
            <w:pPr>
              <w:pStyle w:val="Simplelist3"/>
              <w:rPr>
                <w:b/>
                <w:sz w:val="18"/>
                <w:szCs w:val="20"/>
                <w:lang w:val="en-NZ"/>
              </w:rPr>
            </w:pPr>
            <w:bookmarkStart w:id="16" w:name="_Ref156832506"/>
            <w:bookmarkStart w:id="17" w:name="_Ref515466589"/>
            <w:r w:rsidRPr="0085457D">
              <w:rPr>
                <w:sz w:val="18"/>
                <w:szCs w:val="20"/>
                <w:lang w:val="en-NZ"/>
              </w:rPr>
              <w:t xml:space="preserve">if notified by the University within 20 days of submission of the proposed Publication to the University under </w:t>
            </w:r>
            <w:r w:rsidR="005163E4" w:rsidRPr="0085457D">
              <w:rPr>
                <w:sz w:val="18"/>
                <w:szCs w:val="20"/>
                <w:lang w:val="en-NZ"/>
              </w:rPr>
              <w:t>special term</w:t>
            </w:r>
            <w:r w:rsidRPr="0085457D">
              <w:rPr>
                <w:sz w:val="18"/>
                <w:szCs w:val="20"/>
                <w:lang w:val="en-NZ"/>
              </w:rPr>
              <w:t xml:space="preserve"> </w:t>
            </w:r>
            <w:r w:rsidRPr="0085457D">
              <w:rPr>
                <w:sz w:val="18"/>
                <w:szCs w:val="20"/>
                <w:lang w:val="en-NZ"/>
              </w:rPr>
              <w:fldChar w:fldCharType="begin"/>
            </w:r>
            <w:r w:rsidRPr="0085457D">
              <w:rPr>
                <w:sz w:val="18"/>
                <w:szCs w:val="20"/>
                <w:lang w:val="en-NZ"/>
              </w:rPr>
              <w:instrText xml:space="preserve"> REF _Ref515466435 \w \h  \* MERGEFORMAT </w:instrText>
            </w:r>
            <w:r w:rsidRPr="0085457D">
              <w:rPr>
                <w:sz w:val="18"/>
                <w:szCs w:val="20"/>
                <w:lang w:val="en-NZ"/>
              </w:rPr>
            </w:r>
            <w:r w:rsidRPr="0085457D">
              <w:rPr>
                <w:sz w:val="18"/>
                <w:szCs w:val="20"/>
                <w:lang w:val="en-NZ"/>
              </w:rPr>
              <w:fldChar w:fldCharType="separate"/>
            </w:r>
            <w:r w:rsidR="00F63D44" w:rsidRPr="0085457D">
              <w:rPr>
                <w:sz w:val="18"/>
                <w:szCs w:val="20"/>
                <w:lang w:val="en-NZ"/>
              </w:rPr>
              <w:t>4.1(a)</w:t>
            </w:r>
            <w:r w:rsidRPr="0085457D">
              <w:rPr>
                <w:sz w:val="18"/>
                <w:szCs w:val="20"/>
                <w:lang w:val="en-NZ"/>
              </w:rPr>
              <w:fldChar w:fldCharType="end"/>
            </w:r>
            <w:r w:rsidRPr="0085457D">
              <w:rPr>
                <w:sz w:val="18"/>
                <w:szCs w:val="20"/>
                <w:lang w:val="en-NZ"/>
              </w:rPr>
              <w:t>:</w:t>
            </w:r>
            <w:bookmarkEnd w:id="16"/>
            <w:r w:rsidRPr="0085457D">
              <w:rPr>
                <w:sz w:val="18"/>
                <w:szCs w:val="20"/>
                <w:lang w:val="en-NZ"/>
              </w:rPr>
              <w:t xml:space="preserve"> </w:t>
            </w:r>
          </w:p>
          <w:p w14:paraId="666A53C4" w14:textId="77777777" w:rsidR="00A15B4C" w:rsidRPr="0085457D" w:rsidRDefault="00A15B4C" w:rsidP="00C8506C">
            <w:pPr>
              <w:pStyle w:val="Simplelist4"/>
              <w:rPr>
                <w:sz w:val="18"/>
                <w:szCs w:val="20"/>
                <w:lang w:val="en-NZ"/>
              </w:rPr>
            </w:pPr>
            <w:bookmarkStart w:id="18" w:name="_Ref156832509"/>
            <w:r w:rsidRPr="0085457D">
              <w:rPr>
                <w:sz w:val="18"/>
                <w:szCs w:val="20"/>
                <w:lang w:val="en-NZ"/>
              </w:rPr>
              <w:t xml:space="preserve">delay publication </w:t>
            </w:r>
            <w:bookmarkEnd w:id="15"/>
            <w:bookmarkEnd w:id="17"/>
            <w:r w:rsidRPr="0085457D">
              <w:rPr>
                <w:sz w:val="18"/>
                <w:szCs w:val="20"/>
                <w:lang w:val="en-NZ"/>
              </w:rPr>
              <w:t>for up to 60 days from receipt of the University’s notice to enable the filing of patent application(s) to protect any patentable subject matter in which the University has an interest; and/or</w:t>
            </w:r>
            <w:bookmarkEnd w:id="18"/>
          </w:p>
          <w:p w14:paraId="181C70E7" w14:textId="77777777" w:rsidR="00A15B4C" w:rsidRPr="0085457D" w:rsidRDefault="00A15B4C" w:rsidP="00C8506C">
            <w:pPr>
              <w:pStyle w:val="Simplelist4"/>
              <w:rPr>
                <w:sz w:val="18"/>
                <w:szCs w:val="20"/>
                <w:lang w:val="en-NZ"/>
              </w:rPr>
            </w:pPr>
            <w:bookmarkStart w:id="19" w:name="_Ref156400728"/>
            <w:r w:rsidRPr="0085457D">
              <w:rPr>
                <w:sz w:val="18"/>
                <w:szCs w:val="20"/>
                <w:lang w:val="en-NZ"/>
              </w:rPr>
              <w:t>remove any other commercially sensitive Confidential Information of the University from the Publication.</w:t>
            </w:r>
            <w:bookmarkEnd w:id="19"/>
          </w:p>
          <w:p w14:paraId="25CD30B4" w14:textId="0D9AD342" w:rsidR="006A54A9" w:rsidRPr="0085457D" w:rsidRDefault="006A54A9" w:rsidP="00C8506C">
            <w:pPr>
              <w:pStyle w:val="simplelist20"/>
              <w:rPr>
                <w:b/>
                <w:sz w:val="18"/>
                <w:szCs w:val="20"/>
                <w:lang w:val="en-NZ"/>
              </w:rPr>
            </w:pPr>
            <w:bookmarkStart w:id="20" w:name="_Ref503786950"/>
            <w:r w:rsidRPr="0085457D">
              <w:rPr>
                <w:sz w:val="18"/>
                <w:szCs w:val="20"/>
                <w:lang w:val="en-NZ"/>
              </w:rPr>
              <w:t>[</w:t>
            </w:r>
            <w:r w:rsidRPr="0085457D">
              <w:rPr>
                <w:sz w:val="18"/>
                <w:szCs w:val="20"/>
                <w:highlight w:val="yellow"/>
                <w:lang w:val="en-NZ"/>
              </w:rPr>
              <w:t xml:space="preserve">Where the proposed Publication is required by a student to fulfil an academic course of study at the Subcontractor, </w:t>
            </w:r>
            <w:bookmarkEnd w:id="20"/>
            <w:r w:rsidR="005163E4" w:rsidRPr="0085457D">
              <w:rPr>
                <w:sz w:val="18"/>
                <w:szCs w:val="20"/>
                <w:highlight w:val="yellow"/>
                <w:lang w:val="en-NZ"/>
              </w:rPr>
              <w:t>special term</w:t>
            </w:r>
            <w:r w:rsidRPr="0085457D">
              <w:rPr>
                <w:sz w:val="18"/>
                <w:szCs w:val="20"/>
                <w:highlight w:val="yellow"/>
                <w:lang w:val="en-NZ"/>
              </w:rPr>
              <w:t xml:space="preserve"> </w:t>
            </w:r>
            <w:r w:rsidRPr="0085457D">
              <w:rPr>
                <w:sz w:val="18"/>
                <w:szCs w:val="20"/>
                <w:highlight w:val="yellow"/>
                <w:lang w:val="en-NZ"/>
              </w:rPr>
              <w:fldChar w:fldCharType="begin"/>
            </w:r>
            <w:r w:rsidRPr="0085457D">
              <w:rPr>
                <w:sz w:val="18"/>
                <w:szCs w:val="20"/>
                <w:highlight w:val="yellow"/>
                <w:lang w:val="en-NZ"/>
              </w:rPr>
              <w:instrText xml:space="preserve"> REF _Ref156400728 \w \h </w:instrText>
            </w:r>
            <w:r w:rsidRPr="0085457D">
              <w:rPr>
                <w:sz w:val="18"/>
                <w:szCs w:val="20"/>
                <w:highlight w:val="yellow"/>
                <w:lang w:val="en-NZ"/>
              </w:rPr>
            </w:r>
            <w:r w:rsidRPr="0085457D">
              <w:rPr>
                <w:sz w:val="18"/>
                <w:szCs w:val="20"/>
                <w:highlight w:val="yellow"/>
                <w:lang w:val="en-NZ"/>
              </w:rPr>
              <w:fldChar w:fldCharType="separate"/>
            </w:r>
            <w:r w:rsidR="00F63D44" w:rsidRPr="0085457D">
              <w:rPr>
                <w:sz w:val="18"/>
                <w:szCs w:val="20"/>
                <w:highlight w:val="yellow"/>
                <w:lang w:val="en-NZ"/>
              </w:rPr>
              <w:t>4.1(b)(ii)</w:t>
            </w:r>
            <w:r w:rsidRPr="0085457D">
              <w:rPr>
                <w:sz w:val="18"/>
                <w:szCs w:val="20"/>
                <w:highlight w:val="yellow"/>
                <w:lang w:val="en-NZ"/>
              </w:rPr>
              <w:fldChar w:fldCharType="end"/>
            </w:r>
            <w:r w:rsidRPr="0085457D">
              <w:rPr>
                <w:sz w:val="18"/>
                <w:szCs w:val="20"/>
                <w:highlight w:val="yellow"/>
                <w:lang w:val="en-NZ"/>
              </w:rPr>
              <w:t xml:space="preserve"> does not apply, however the Subcontractor must: </w:t>
            </w:r>
          </w:p>
          <w:p w14:paraId="4BD21FCA" w14:textId="1ABC9FD1" w:rsidR="006A54A9" w:rsidRPr="0085457D" w:rsidDel="000F099A" w:rsidRDefault="006A54A9" w:rsidP="00C8506C">
            <w:pPr>
              <w:pStyle w:val="Simplelist3"/>
              <w:rPr>
                <w:del w:id="21" w:author="Ilizma Quinn Joubert" w:date="2026-02-19T07:57:00Z" w16du:dateUtc="2026-02-18T18:57:00Z"/>
                <w:sz w:val="18"/>
                <w:szCs w:val="20"/>
                <w:highlight w:val="yellow"/>
                <w:lang w:val="en-NZ"/>
              </w:rPr>
            </w:pPr>
            <w:bookmarkStart w:id="22" w:name="_Ref156832559"/>
            <w:del w:id="23" w:author="Ilizma Quinn Joubert" w:date="2026-02-19T07:57:00Z" w16du:dateUtc="2026-02-18T18:57:00Z">
              <w:r w:rsidRPr="0085457D" w:rsidDel="000F099A">
                <w:rPr>
                  <w:sz w:val="18"/>
                  <w:szCs w:val="20"/>
                  <w:highlight w:val="yellow"/>
                  <w:lang w:val="en-NZ"/>
                </w:rPr>
                <w:delText>require the examiners for that proposed Publication to be bound by obligations of confidentiality; and</w:delText>
              </w:r>
              <w:bookmarkEnd w:id="22"/>
            </w:del>
          </w:p>
          <w:p w14:paraId="571A5D47" w14:textId="30A5F9BE" w:rsidR="006A54A9" w:rsidRPr="0085457D" w:rsidRDefault="006A54A9" w:rsidP="00C8506C">
            <w:pPr>
              <w:pStyle w:val="Simplelist3"/>
              <w:rPr>
                <w:b/>
                <w:sz w:val="18"/>
                <w:szCs w:val="20"/>
                <w:highlight w:val="yellow"/>
                <w:lang w:val="en-NZ"/>
              </w:rPr>
            </w:pPr>
            <w:bookmarkStart w:id="24" w:name="_Ref156832562"/>
            <w:r w:rsidRPr="0085457D">
              <w:rPr>
                <w:sz w:val="18"/>
                <w:szCs w:val="20"/>
                <w:highlight w:val="yellow"/>
                <w:lang w:val="en-NZ"/>
              </w:rPr>
              <w:t xml:space="preserve">on request by the University, embargo that proposed Publication for a reasonable period (up to 12 months, or earlier where the relevant commercially sensitive Confidential Information </w:t>
            </w:r>
            <w:r w:rsidR="008B000B" w:rsidRPr="0085457D">
              <w:rPr>
                <w:sz w:val="18"/>
                <w:szCs w:val="20"/>
                <w:highlight w:val="yellow"/>
                <w:lang w:val="en-NZ"/>
              </w:rPr>
              <w:t xml:space="preserve">has </w:t>
            </w:r>
            <w:r w:rsidRPr="0085457D">
              <w:rPr>
                <w:sz w:val="18"/>
                <w:szCs w:val="20"/>
                <w:highlight w:val="yellow"/>
                <w:lang w:val="en-NZ"/>
              </w:rPr>
              <w:t>been made available to the public).</w:t>
            </w:r>
            <w:bookmarkEnd w:id="24"/>
          </w:p>
          <w:p w14:paraId="29793EEB" w14:textId="34DD47C8" w:rsidR="006A54A9" w:rsidRPr="0085457D" w:rsidRDefault="006A54A9" w:rsidP="00C8506C">
            <w:pPr>
              <w:pStyle w:val="simplelist20"/>
              <w:rPr>
                <w:b/>
                <w:sz w:val="18"/>
                <w:szCs w:val="20"/>
                <w:lang w:val="en-NZ"/>
              </w:rPr>
            </w:pPr>
            <w:r w:rsidRPr="0085457D">
              <w:rPr>
                <w:sz w:val="18"/>
                <w:szCs w:val="20"/>
                <w:highlight w:val="yellow"/>
                <w:lang w:val="en-NZ"/>
              </w:rPr>
              <w:t xml:space="preserve">The University will not exercise any of its rights under this </w:t>
            </w:r>
            <w:r w:rsidR="005163E4" w:rsidRPr="0085457D">
              <w:rPr>
                <w:sz w:val="18"/>
                <w:szCs w:val="20"/>
                <w:highlight w:val="yellow"/>
                <w:lang w:val="en-NZ"/>
              </w:rPr>
              <w:t>special term</w:t>
            </w:r>
            <w:r w:rsidRPr="0085457D">
              <w:rPr>
                <w:sz w:val="18"/>
                <w:szCs w:val="20"/>
                <w:highlight w:val="yellow"/>
                <w:lang w:val="en-NZ"/>
              </w:rPr>
              <w:t xml:space="preserve"> </w:t>
            </w:r>
            <w:r w:rsidR="00CD7E32" w:rsidRPr="0085457D">
              <w:rPr>
                <w:sz w:val="18"/>
                <w:szCs w:val="20"/>
                <w:highlight w:val="yellow"/>
                <w:lang w:val="en-NZ"/>
              </w:rPr>
              <w:fldChar w:fldCharType="begin"/>
            </w:r>
            <w:r w:rsidR="00CD7E32" w:rsidRPr="0085457D">
              <w:rPr>
                <w:sz w:val="18"/>
                <w:szCs w:val="20"/>
                <w:highlight w:val="yellow"/>
                <w:lang w:val="en-NZ"/>
              </w:rPr>
              <w:instrText xml:space="preserve"> REF _Ref167208684 \w \h </w:instrText>
            </w:r>
            <w:r w:rsidR="00CD7E32" w:rsidRPr="0085457D">
              <w:rPr>
                <w:sz w:val="18"/>
                <w:szCs w:val="20"/>
                <w:highlight w:val="yellow"/>
                <w:lang w:val="en-NZ"/>
              </w:rPr>
            </w:r>
            <w:r w:rsidR="00CD7E32" w:rsidRPr="0085457D">
              <w:rPr>
                <w:sz w:val="18"/>
                <w:szCs w:val="20"/>
                <w:highlight w:val="yellow"/>
                <w:lang w:val="en-NZ"/>
              </w:rPr>
              <w:fldChar w:fldCharType="separate"/>
            </w:r>
            <w:r w:rsidR="00F63D44" w:rsidRPr="0085457D">
              <w:rPr>
                <w:sz w:val="18"/>
                <w:szCs w:val="20"/>
                <w:highlight w:val="yellow"/>
                <w:lang w:val="en-NZ"/>
              </w:rPr>
              <w:t>4</w:t>
            </w:r>
            <w:r w:rsidR="00CD7E32" w:rsidRPr="0085457D">
              <w:rPr>
                <w:sz w:val="18"/>
                <w:szCs w:val="20"/>
                <w:highlight w:val="yellow"/>
                <w:lang w:val="en-NZ"/>
              </w:rPr>
              <w:fldChar w:fldCharType="end"/>
            </w:r>
            <w:r w:rsidRPr="0085457D">
              <w:rPr>
                <w:sz w:val="18"/>
                <w:szCs w:val="20"/>
                <w:highlight w:val="yellow"/>
                <w:lang w:val="en-NZ"/>
              </w:rPr>
              <w:t xml:space="preserve"> in a manner which unreasonably delays a student from fulfilling their academic course requirements.</w:t>
            </w:r>
            <w:r w:rsidRPr="0085457D">
              <w:rPr>
                <w:sz w:val="18"/>
                <w:szCs w:val="20"/>
                <w:lang w:val="en-NZ"/>
              </w:rPr>
              <w:t>]</w:t>
            </w:r>
          </w:p>
          <w:p w14:paraId="2B835CCD" w14:textId="77777777" w:rsidR="002C3DAB" w:rsidRPr="0085457D" w:rsidRDefault="006A54A9" w:rsidP="00C8506C">
            <w:pPr>
              <w:pStyle w:val="simplelist20"/>
              <w:rPr>
                <w:sz w:val="18"/>
                <w:szCs w:val="20"/>
                <w:lang w:val="en-NZ"/>
              </w:rPr>
            </w:pPr>
            <w:r w:rsidRPr="0085457D">
              <w:rPr>
                <w:sz w:val="18"/>
                <w:szCs w:val="20"/>
                <w:lang w:val="en-NZ"/>
              </w:rPr>
              <w:t xml:space="preserve">Where the Results include or </w:t>
            </w:r>
            <w:r w:rsidR="000864D2" w:rsidRPr="0085457D">
              <w:rPr>
                <w:sz w:val="18"/>
                <w:szCs w:val="20"/>
                <w:lang w:val="en-NZ"/>
              </w:rPr>
              <w:t xml:space="preserve">are </w:t>
            </w:r>
            <w:r w:rsidRPr="0085457D">
              <w:rPr>
                <w:sz w:val="18"/>
                <w:szCs w:val="20"/>
                <w:lang w:val="en-NZ"/>
              </w:rPr>
              <w:t>derived from, information about identifiable individuals and/or de-identified information about individuals, the Subcontractor will ensure that Publications do not include any information in a form that could reasonably be expected to identify those individuals.</w:t>
            </w:r>
          </w:p>
          <w:p w14:paraId="3F67039A" w14:textId="77777777" w:rsidR="009920EB" w:rsidRPr="0085457D" w:rsidRDefault="009920EB" w:rsidP="00C8506C">
            <w:pPr>
              <w:pStyle w:val="simplelist20"/>
              <w:numPr>
                <w:ilvl w:val="0"/>
                <w:numId w:val="0"/>
              </w:numPr>
              <w:ind w:left="454"/>
              <w:rPr>
                <w:sz w:val="18"/>
                <w:szCs w:val="20"/>
                <w:lang w:val="en-NZ"/>
              </w:rPr>
            </w:pPr>
          </w:p>
          <w:p w14:paraId="03091734" w14:textId="77777777" w:rsidR="00C8506C" w:rsidRPr="00260051" w:rsidRDefault="00C8506C" w:rsidP="00643403">
            <w:pPr>
              <w:pStyle w:val="SpecialTermsclauseheading"/>
              <w:jc w:val="both"/>
              <w:rPr>
                <w:sz w:val="18"/>
                <w:szCs w:val="18"/>
              </w:rPr>
            </w:pPr>
            <w:proofErr w:type="spellStart"/>
            <w:r w:rsidRPr="00260051">
              <w:rPr>
                <w:sz w:val="18"/>
                <w:szCs w:val="18"/>
              </w:rPr>
              <w:t>Mātauranga</w:t>
            </w:r>
            <w:proofErr w:type="spellEnd"/>
            <w:r w:rsidRPr="00260051">
              <w:rPr>
                <w:sz w:val="18"/>
                <w:szCs w:val="18"/>
              </w:rPr>
              <w:t xml:space="preserve"> Māori</w:t>
            </w:r>
          </w:p>
          <w:p w14:paraId="0ECBE210" w14:textId="77777777" w:rsidR="00C8506C" w:rsidRPr="00260051" w:rsidRDefault="00C8506C" w:rsidP="00643403">
            <w:pPr>
              <w:pStyle w:val="simplelist20"/>
              <w:rPr>
                <w:rFonts w:eastAsiaTheme="majorEastAsia" w:cs="Calibri"/>
                <w:color w:val="000000"/>
                <w:sz w:val="18"/>
                <w:szCs w:val="18"/>
              </w:rPr>
            </w:pPr>
            <w:proofErr w:type="spellStart"/>
            <w:r w:rsidRPr="00260051">
              <w:rPr>
                <w:rStyle w:val="sbc759eb9"/>
                <w:rFonts w:cs="Calibri"/>
                <w:color w:val="000000"/>
                <w:sz w:val="18"/>
                <w:szCs w:val="18"/>
              </w:rPr>
              <w:t>Mātauranga</w:t>
            </w:r>
            <w:proofErr w:type="spellEnd"/>
            <w:r w:rsidRPr="00260051">
              <w:rPr>
                <w:rStyle w:val="sbc759eb9"/>
                <w:rFonts w:cs="Calibri"/>
                <w:color w:val="000000"/>
                <w:sz w:val="18"/>
                <w:szCs w:val="18"/>
              </w:rPr>
              <w:t xml:space="preserve"> Māori means Māori knowledge and includes, without limitation:</w:t>
            </w:r>
          </w:p>
          <w:p w14:paraId="3EAC2DD2" w14:textId="77777777"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proofErr w:type="spellStart"/>
            <w:r w:rsidRPr="00260051">
              <w:rPr>
                <w:color w:val="auto"/>
                <w:kern w:val="0"/>
                <w:sz w:val="18"/>
                <w:szCs w:val="18"/>
                <w14:ligatures w14:val="none"/>
              </w:rPr>
              <w:t>te</w:t>
            </w:r>
            <w:proofErr w:type="spellEnd"/>
            <w:r w:rsidRPr="00260051">
              <w:rPr>
                <w:color w:val="auto"/>
                <w:kern w:val="0"/>
                <w:sz w:val="18"/>
                <w:szCs w:val="18"/>
                <w14:ligatures w14:val="none"/>
              </w:rPr>
              <w:t xml:space="preserve"> </w:t>
            </w:r>
            <w:proofErr w:type="spellStart"/>
            <w:r w:rsidRPr="00260051">
              <w:rPr>
                <w:color w:val="auto"/>
                <w:kern w:val="0"/>
                <w:sz w:val="18"/>
                <w:szCs w:val="18"/>
                <w14:ligatures w14:val="none"/>
              </w:rPr>
              <w:t>reo</w:t>
            </w:r>
            <w:proofErr w:type="spellEnd"/>
            <w:r w:rsidRPr="00260051">
              <w:rPr>
                <w:color w:val="auto"/>
                <w:kern w:val="0"/>
                <w:sz w:val="18"/>
                <w:szCs w:val="18"/>
                <w14:ligatures w14:val="none"/>
              </w:rPr>
              <w:t xml:space="preserve"> (language)</w:t>
            </w:r>
          </w:p>
          <w:p w14:paraId="6E66AFFF" w14:textId="77777777"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t>whakapapa (genealogy)</w:t>
            </w:r>
          </w:p>
          <w:p w14:paraId="747ABA40" w14:textId="77777777"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t>kawa and tikanga, including systems of law and social control and systems of property and value exchange</w:t>
            </w:r>
          </w:p>
          <w:p w14:paraId="234829C1" w14:textId="77777777"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proofErr w:type="spellStart"/>
            <w:r w:rsidRPr="00260051">
              <w:rPr>
                <w:color w:val="auto"/>
                <w:kern w:val="0"/>
                <w:sz w:val="18"/>
                <w:szCs w:val="18"/>
                <w14:ligatures w14:val="none"/>
              </w:rPr>
              <w:t>rongoā</w:t>
            </w:r>
            <w:proofErr w:type="spellEnd"/>
            <w:r w:rsidRPr="00260051">
              <w:rPr>
                <w:color w:val="auto"/>
                <w:kern w:val="0"/>
                <w:sz w:val="18"/>
                <w:szCs w:val="18"/>
                <w14:ligatures w14:val="none"/>
              </w:rPr>
              <w:t xml:space="preserve"> (traditional Māori medicine and traditional healing practices, including traditional methods of treatment)</w:t>
            </w:r>
          </w:p>
          <w:p w14:paraId="2276985F" w14:textId="5F0CF51F"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t>traditional technology related to food cultivation, storage, hunting, and gathering</w:t>
            </w:r>
          </w:p>
          <w:p w14:paraId="3AC04463" w14:textId="41BB31DB"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t>knowledge of the various uses of plants and wildlife for food, medicine, ritual, fibre, and building</w:t>
            </w:r>
          </w:p>
          <w:p w14:paraId="7D0C5590" w14:textId="55C05D03"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t>knowledge of the characteristics and properties of plants, such as habitats, growth cycles, and sensitivity to environmental changes</w:t>
            </w:r>
          </w:p>
          <w:p w14:paraId="5D3B8014" w14:textId="77777777"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lastRenderedPageBreak/>
              <w:t xml:space="preserve">(h) arts, such as carving, weaving, </w:t>
            </w:r>
            <w:proofErr w:type="spellStart"/>
            <w:r w:rsidRPr="00260051">
              <w:rPr>
                <w:color w:val="auto"/>
                <w:kern w:val="0"/>
                <w:sz w:val="18"/>
                <w:szCs w:val="18"/>
                <w14:ligatures w14:val="none"/>
              </w:rPr>
              <w:t>tā</w:t>
            </w:r>
            <w:proofErr w:type="spellEnd"/>
            <w:r w:rsidRPr="00260051">
              <w:rPr>
                <w:color w:val="auto"/>
                <w:kern w:val="0"/>
                <w:sz w:val="18"/>
                <w:szCs w:val="18"/>
                <w14:ligatures w14:val="none"/>
              </w:rPr>
              <w:t xml:space="preserve"> </w:t>
            </w:r>
            <w:proofErr w:type="spellStart"/>
            <w:r w:rsidRPr="00260051">
              <w:rPr>
                <w:color w:val="auto"/>
                <w:kern w:val="0"/>
                <w:sz w:val="18"/>
                <w:szCs w:val="18"/>
                <w14:ligatures w14:val="none"/>
              </w:rPr>
              <w:t>moko</w:t>
            </w:r>
            <w:proofErr w:type="spellEnd"/>
            <w:r w:rsidRPr="00260051">
              <w:rPr>
                <w:color w:val="auto"/>
                <w:kern w:val="0"/>
                <w:sz w:val="18"/>
                <w:szCs w:val="18"/>
                <w14:ligatures w14:val="none"/>
              </w:rPr>
              <w:t xml:space="preserve"> (facial and body tattooing), the performing arts such as haka (ceremonial dance), </w:t>
            </w:r>
            <w:proofErr w:type="spellStart"/>
            <w:r w:rsidRPr="00260051">
              <w:rPr>
                <w:color w:val="auto"/>
                <w:kern w:val="0"/>
                <w:sz w:val="18"/>
                <w:szCs w:val="18"/>
                <w14:ligatures w14:val="none"/>
              </w:rPr>
              <w:t>waiata</w:t>
            </w:r>
            <w:proofErr w:type="spellEnd"/>
            <w:r w:rsidRPr="00260051">
              <w:rPr>
                <w:color w:val="auto"/>
                <w:kern w:val="0"/>
                <w:sz w:val="18"/>
                <w:szCs w:val="18"/>
                <w14:ligatures w14:val="none"/>
              </w:rPr>
              <w:t xml:space="preserve"> (songs), whaikōrero (formal speech-making), and </w:t>
            </w:r>
            <w:proofErr w:type="spellStart"/>
            <w:r w:rsidRPr="00260051">
              <w:rPr>
                <w:color w:val="auto"/>
                <w:kern w:val="0"/>
                <w:sz w:val="18"/>
                <w:szCs w:val="18"/>
                <w14:ligatures w14:val="none"/>
              </w:rPr>
              <w:t>karanga</w:t>
            </w:r>
            <w:proofErr w:type="spellEnd"/>
            <w:r w:rsidRPr="00260051">
              <w:rPr>
                <w:color w:val="auto"/>
                <w:kern w:val="0"/>
                <w:sz w:val="18"/>
                <w:szCs w:val="18"/>
                <w14:ligatures w14:val="none"/>
              </w:rPr>
              <w:t xml:space="preserve"> (ceremonial calling or chanting)</w:t>
            </w:r>
          </w:p>
          <w:p w14:paraId="4EAD6864" w14:textId="0AABBC9F" w:rsidR="00C8506C" w:rsidRPr="00260051" w:rsidRDefault="00C8506C" w:rsidP="00643403">
            <w:pPr>
              <w:pStyle w:val="ListParagraph"/>
              <w:numPr>
                <w:ilvl w:val="0"/>
                <w:numId w:val="25"/>
              </w:numPr>
              <w:spacing w:before="0" w:after="120" w:line="80" w:lineRule="atLeast"/>
              <w:rPr>
                <w:color w:val="auto"/>
                <w:kern w:val="0"/>
                <w:sz w:val="18"/>
                <w:szCs w:val="18"/>
                <w14:ligatures w14:val="none"/>
              </w:rPr>
            </w:pPr>
            <w:r w:rsidRPr="00260051">
              <w:rPr>
                <w:color w:val="auto"/>
                <w:kern w:val="0"/>
                <w:sz w:val="18"/>
                <w:szCs w:val="18"/>
                <w14:ligatures w14:val="none"/>
              </w:rPr>
              <w:t>rituals and ceremonies such as tangihanga, tohi (baptism), and pure (rites of cleansing).</w:t>
            </w:r>
          </w:p>
          <w:p w14:paraId="6D8A9818" w14:textId="67F45C17" w:rsidR="00C8506C" w:rsidRPr="00260051" w:rsidRDefault="00C8506C" w:rsidP="00643403">
            <w:pPr>
              <w:pStyle w:val="simplelist20"/>
              <w:rPr>
                <w:sz w:val="18"/>
                <w:szCs w:val="18"/>
              </w:rPr>
            </w:pPr>
            <w:r w:rsidRPr="00260051">
              <w:rPr>
                <w:sz w:val="18"/>
                <w:szCs w:val="18"/>
              </w:rPr>
              <w:t xml:space="preserve">The parties are aware of the Government’s obligations to Māori on behalf of the Crown under </w:t>
            </w:r>
            <w:proofErr w:type="spellStart"/>
            <w:r w:rsidRPr="00260051">
              <w:rPr>
                <w:sz w:val="18"/>
                <w:szCs w:val="18"/>
              </w:rPr>
              <w:t>Te</w:t>
            </w:r>
            <w:proofErr w:type="spellEnd"/>
            <w:r w:rsidRPr="00260051">
              <w:rPr>
                <w:sz w:val="18"/>
                <w:szCs w:val="18"/>
              </w:rPr>
              <w:t xml:space="preserve"> </w:t>
            </w:r>
            <w:proofErr w:type="spellStart"/>
            <w:r w:rsidRPr="00260051">
              <w:rPr>
                <w:sz w:val="18"/>
                <w:szCs w:val="18"/>
              </w:rPr>
              <w:t>Tiriti</w:t>
            </w:r>
            <w:proofErr w:type="spellEnd"/>
            <w:r w:rsidRPr="00260051">
              <w:rPr>
                <w:sz w:val="18"/>
                <w:szCs w:val="18"/>
              </w:rPr>
              <w:t xml:space="preserve"> o Waitangi in relation to </w:t>
            </w:r>
            <w:proofErr w:type="spellStart"/>
            <w:r w:rsidRPr="00260051">
              <w:rPr>
                <w:sz w:val="18"/>
                <w:szCs w:val="18"/>
              </w:rPr>
              <w:t>Mātauranga</w:t>
            </w:r>
            <w:proofErr w:type="spellEnd"/>
            <w:r w:rsidRPr="00260051">
              <w:rPr>
                <w:sz w:val="18"/>
                <w:szCs w:val="18"/>
              </w:rPr>
              <w:t xml:space="preserve"> Māori, (collectively, “</w:t>
            </w:r>
            <w:proofErr w:type="spellStart"/>
            <w:r w:rsidRPr="00260051">
              <w:rPr>
                <w:sz w:val="18"/>
                <w:szCs w:val="18"/>
              </w:rPr>
              <w:t>Mātauranga</w:t>
            </w:r>
            <w:proofErr w:type="spellEnd"/>
            <w:r w:rsidRPr="00260051">
              <w:rPr>
                <w:sz w:val="18"/>
                <w:szCs w:val="18"/>
              </w:rPr>
              <w:t xml:space="preserve"> Māori”). If it is agreed to include </w:t>
            </w:r>
            <w:proofErr w:type="spellStart"/>
            <w:r w:rsidRPr="00260051">
              <w:rPr>
                <w:sz w:val="18"/>
                <w:szCs w:val="18"/>
              </w:rPr>
              <w:t>Mātauranga</w:t>
            </w:r>
            <w:proofErr w:type="spellEnd"/>
            <w:r w:rsidRPr="00260051">
              <w:rPr>
                <w:sz w:val="18"/>
                <w:szCs w:val="18"/>
              </w:rPr>
              <w:t xml:space="preserve"> Māori as part of the Services, the parties agree that this will be subject to:</w:t>
            </w:r>
          </w:p>
          <w:p w14:paraId="78F9D3C4" w14:textId="5A9D7CC7" w:rsidR="00C8506C" w:rsidRPr="00260051" w:rsidRDefault="00C8506C" w:rsidP="00643403">
            <w:pPr>
              <w:pStyle w:val="ListParagraph"/>
              <w:numPr>
                <w:ilvl w:val="0"/>
                <w:numId w:val="28"/>
              </w:numPr>
              <w:spacing w:before="0" w:after="120" w:line="80" w:lineRule="atLeast"/>
              <w:rPr>
                <w:color w:val="auto"/>
                <w:kern w:val="0"/>
                <w:sz w:val="18"/>
                <w:szCs w:val="18"/>
                <w14:ligatures w14:val="none"/>
              </w:rPr>
            </w:pPr>
            <w:r w:rsidRPr="00260051">
              <w:rPr>
                <w:color w:val="auto"/>
                <w:kern w:val="0"/>
                <w:sz w:val="18"/>
                <w:szCs w:val="18"/>
                <w14:ligatures w14:val="none"/>
              </w:rPr>
              <w:t xml:space="preserve">seeking expert advice from the whānau, hapū and/or Iwi group involved in the Services to identify kaitiaki </w:t>
            </w:r>
            <w:r w:rsidR="00EA4764" w:rsidRPr="00260051">
              <w:rPr>
                <w:color w:val="auto"/>
                <w:kern w:val="0"/>
                <w:sz w:val="18"/>
                <w:szCs w:val="18"/>
                <w14:ligatures w14:val="none"/>
              </w:rPr>
              <w:t>relationships.</w:t>
            </w:r>
            <w:r w:rsidRPr="00260051">
              <w:rPr>
                <w:color w:val="auto"/>
                <w:kern w:val="0"/>
                <w:sz w:val="18"/>
                <w:szCs w:val="18"/>
                <w14:ligatures w14:val="none"/>
              </w:rPr>
              <w:t xml:space="preserve">  </w:t>
            </w:r>
          </w:p>
          <w:p w14:paraId="233DFA92" w14:textId="77777777" w:rsidR="00C8506C" w:rsidRPr="00260051" w:rsidRDefault="00C8506C" w:rsidP="00643403">
            <w:pPr>
              <w:pStyle w:val="ListParagraph"/>
              <w:numPr>
                <w:ilvl w:val="0"/>
                <w:numId w:val="28"/>
              </w:numPr>
              <w:spacing w:before="0" w:after="120" w:line="80" w:lineRule="atLeast"/>
              <w:rPr>
                <w:color w:val="auto"/>
                <w:kern w:val="0"/>
                <w:sz w:val="18"/>
                <w:szCs w:val="18"/>
                <w14:ligatures w14:val="none"/>
              </w:rPr>
            </w:pPr>
            <w:r w:rsidRPr="00260051">
              <w:rPr>
                <w:color w:val="auto"/>
                <w:kern w:val="0"/>
                <w:sz w:val="18"/>
                <w:szCs w:val="18"/>
                <w14:ligatures w14:val="none"/>
              </w:rPr>
              <w:t xml:space="preserve">taking into account the advice received pursuant to subsection (a), ensuring that any use of </w:t>
            </w:r>
            <w:proofErr w:type="spellStart"/>
            <w:r w:rsidRPr="00260051">
              <w:rPr>
                <w:color w:val="auto"/>
                <w:kern w:val="0"/>
                <w:sz w:val="18"/>
                <w:szCs w:val="18"/>
                <w14:ligatures w14:val="none"/>
              </w:rPr>
              <w:t>Mātauranga</w:t>
            </w:r>
            <w:proofErr w:type="spellEnd"/>
            <w:r w:rsidRPr="00260051">
              <w:rPr>
                <w:color w:val="auto"/>
                <w:kern w:val="0"/>
                <w:sz w:val="18"/>
                <w:szCs w:val="18"/>
                <w14:ligatures w14:val="none"/>
              </w:rPr>
              <w:t xml:space="preserve"> Māori, Taonga Works and Taonga Species is agreed in advance with the originating whānau, hapū and/or iwi groups and documented in access and benefit sharing agreements developed in partnership with the originating whānau, hapū and/or iwi groups, and acknowledged in publications relating to the research with the consent of the originating whānau, hapū and/or iwi groups; and </w:t>
            </w:r>
          </w:p>
          <w:p w14:paraId="1BC269F7" w14:textId="77777777" w:rsidR="00C8506C" w:rsidRPr="00260051" w:rsidRDefault="00C8506C" w:rsidP="00643403">
            <w:pPr>
              <w:pStyle w:val="ListParagraph"/>
              <w:numPr>
                <w:ilvl w:val="0"/>
                <w:numId w:val="28"/>
              </w:numPr>
              <w:spacing w:before="0" w:after="120" w:line="80" w:lineRule="atLeast"/>
              <w:rPr>
                <w:color w:val="auto"/>
                <w:kern w:val="0"/>
                <w:sz w:val="18"/>
                <w:szCs w:val="18"/>
                <w14:ligatures w14:val="none"/>
              </w:rPr>
            </w:pPr>
            <w:r w:rsidRPr="00260051">
              <w:rPr>
                <w:color w:val="auto"/>
                <w:kern w:val="0"/>
                <w:sz w:val="18"/>
                <w:szCs w:val="18"/>
                <w14:ligatures w14:val="none"/>
              </w:rPr>
              <w:t xml:space="preserve">ensuring that any applications for the protection or commercialisation of New IP disclose the contributions, existence and origin of any </w:t>
            </w:r>
            <w:proofErr w:type="spellStart"/>
            <w:r w:rsidRPr="00260051">
              <w:rPr>
                <w:color w:val="auto"/>
                <w:kern w:val="0"/>
                <w:sz w:val="18"/>
                <w:szCs w:val="18"/>
                <w14:ligatures w14:val="none"/>
              </w:rPr>
              <w:t>Mātauranga</w:t>
            </w:r>
            <w:proofErr w:type="spellEnd"/>
            <w:r w:rsidRPr="00260051">
              <w:rPr>
                <w:color w:val="auto"/>
                <w:kern w:val="0"/>
                <w:sz w:val="18"/>
                <w:szCs w:val="18"/>
                <w14:ligatures w14:val="none"/>
              </w:rPr>
              <w:t xml:space="preserve"> Māori, Taonga Works and Taonga Species if relevant to the application. </w:t>
            </w:r>
          </w:p>
          <w:p w14:paraId="0A8105EA" w14:textId="267FAAA2" w:rsidR="004C42BB" w:rsidRPr="00C8506C" w:rsidRDefault="004C42BB" w:rsidP="00C8506C">
            <w:pPr>
              <w:pStyle w:val="SpecialTermsclauseheading"/>
              <w:numPr>
                <w:ilvl w:val="0"/>
                <w:numId w:val="0"/>
              </w:numPr>
              <w:jc w:val="both"/>
              <w:rPr>
                <w:sz w:val="18"/>
                <w:lang w:val="en-NZ"/>
              </w:rPr>
            </w:pPr>
          </w:p>
        </w:tc>
      </w:tr>
    </w:tbl>
    <w:p w14:paraId="68E7DE55" w14:textId="77777777" w:rsidR="00D017ED" w:rsidRPr="00AE6A2C" w:rsidRDefault="00D017ED" w:rsidP="00B94F10">
      <w:pPr>
        <w:pStyle w:val="Heading1"/>
      </w:pPr>
      <w:r w:rsidRPr="00AE6A2C">
        <w:lastRenderedPageBreak/>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42"/>
        <w:gridCol w:w="2154"/>
        <w:gridCol w:w="3742"/>
      </w:tblGrid>
      <w:tr w:rsidR="00D017ED" w:rsidRPr="00AE6A2C" w14:paraId="1968DD95" w14:textId="77777777" w:rsidTr="000268F6">
        <w:tc>
          <w:tcPr>
            <w:tcW w:w="3742" w:type="dxa"/>
            <w:tcBorders>
              <w:bottom w:val="single" w:sz="4" w:space="0" w:color="4D4D4D"/>
            </w:tcBorders>
          </w:tcPr>
          <w:p w14:paraId="224947A9" w14:textId="51DA516A" w:rsidR="00D017ED" w:rsidRPr="00AE6A2C" w:rsidRDefault="00D017ED" w:rsidP="00E04E15">
            <w:pPr>
              <w:keepNext/>
              <w:keepLines/>
              <w:tabs>
                <w:tab w:val="left" w:pos="3685"/>
                <w:tab w:val="left" w:pos="4961"/>
              </w:tabs>
              <w:spacing w:line="320" w:lineRule="atLeast"/>
              <w:jc w:val="left"/>
              <w:outlineLvl w:val="0"/>
              <w:rPr>
                <w:rFonts w:cs="Arial"/>
                <w:sz w:val="18"/>
                <w:szCs w:val="18"/>
              </w:rPr>
            </w:pPr>
            <w:r w:rsidRPr="00AE6A2C">
              <w:rPr>
                <w:b/>
                <w:bCs/>
                <w:sz w:val="18"/>
                <w:szCs w:val="18"/>
              </w:rPr>
              <w:t>SIGNED</w:t>
            </w:r>
            <w:r w:rsidRPr="00AE6A2C">
              <w:rPr>
                <w:sz w:val="18"/>
                <w:szCs w:val="18"/>
              </w:rPr>
              <w:t xml:space="preserve"> for and on behalf of the </w:t>
            </w:r>
            <w:r w:rsidRPr="00AE6A2C">
              <w:rPr>
                <w:b/>
                <w:bCs/>
                <w:sz w:val="18"/>
                <w:szCs w:val="18"/>
              </w:rPr>
              <w:t>UNIVERSITY OF AUCKLAND</w:t>
            </w:r>
            <w:r w:rsidRPr="00AE6A2C">
              <w:rPr>
                <w:rFonts w:cs="Arial"/>
                <w:sz w:val="18"/>
                <w:szCs w:val="18"/>
              </w:rPr>
              <w:t xml:space="preserve">: </w:t>
            </w:r>
          </w:p>
          <w:p w14:paraId="704EDDA2" w14:textId="77777777" w:rsidR="00D017ED" w:rsidRPr="00AE6A2C" w:rsidRDefault="00D017ED" w:rsidP="00260051">
            <w:pPr>
              <w:keepNext/>
              <w:keepLines/>
              <w:tabs>
                <w:tab w:val="left" w:pos="3685"/>
                <w:tab w:val="left" w:pos="4961"/>
              </w:tabs>
              <w:spacing w:before="480" w:after="80"/>
              <w:outlineLvl w:val="0"/>
              <w:rPr>
                <w:rFonts w:cs="Arial"/>
              </w:rPr>
            </w:pPr>
          </w:p>
        </w:tc>
        <w:tc>
          <w:tcPr>
            <w:tcW w:w="2154" w:type="dxa"/>
          </w:tcPr>
          <w:p w14:paraId="1C997562" w14:textId="77777777" w:rsidR="00D017ED" w:rsidRPr="00AE6A2C" w:rsidRDefault="00D017ED" w:rsidP="00260051">
            <w:pPr>
              <w:pStyle w:val="Paragraph"/>
              <w:keepNext/>
              <w:keepLines/>
              <w:spacing w:after="200"/>
              <w:rPr>
                <w:rFonts w:ascii="Verdana" w:hAnsi="Verdana" w:cs="Arial"/>
                <w:color w:val="auto"/>
              </w:rPr>
            </w:pPr>
          </w:p>
        </w:tc>
        <w:tc>
          <w:tcPr>
            <w:tcW w:w="3742" w:type="dxa"/>
            <w:tcBorders>
              <w:bottom w:val="single" w:sz="4" w:space="0" w:color="4D4D4D"/>
            </w:tcBorders>
          </w:tcPr>
          <w:p w14:paraId="4638E8DF" w14:textId="32AD9AD4" w:rsidR="00D017ED" w:rsidRPr="00AE6A2C" w:rsidRDefault="00D017ED" w:rsidP="00E04E15">
            <w:pPr>
              <w:keepNext/>
              <w:keepLines/>
              <w:tabs>
                <w:tab w:val="left" w:pos="3685"/>
                <w:tab w:val="left" w:pos="4961"/>
              </w:tabs>
              <w:spacing w:line="320" w:lineRule="atLeast"/>
              <w:jc w:val="left"/>
              <w:outlineLvl w:val="0"/>
              <w:rPr>
                <w:rFonts w:cs="Arial"/>
                <w:sz w:val="18"/>
                <w:szCs w:val="18"/>
              </w:rPr>
            </w:pPr>
            <w:r w:rsidRPr="00AE6A2C">
              <w:rPr>
                <w:b/>
                <w:bCs/>
                <w:sz w:val="18"/>
                <w:szCs w:val="18"/>
              </w:rPr>
              <w:t>SIGNED</w:t>
            </w:r>
            <w:r w:rsidRPr="00AE6A2C">
              <w:rPr>
                <w:sz w:val="18"/>
                <w:szCs w:val="18"/>
              </w:rPr>
              <w:t xml:space="preserve"> for and on behalf of </w:t>
            </w:r>
            <w:r w:rsidRPr="00AE6A2C">
              <w:rPr>
                <w:b/>
                <w:bCs/>
                <w:sz w:val="18"/>
                <w:szCs w:val="18"/>
              </w:rPr>
              <w:t>[</w:t>
            </w:r>
            <w:r w:rsidRPr="00AE6A2C">
              <w:rPr>
                <w:b/>
                <w:bCs/>
                <w:sz w:val="18"/>
                <w:szCs w:val="18"/>
                <w:highlight w:val="yellow"/>
              </w:rPr>
              <w:t xml:space="preserve">INSERT LEGAL NAME OF </w:t>
            </w:r>
            <w:r w:rsidR="0026577E" w:rsidRPr="00AE6A2C">
              <w:rPr>
                <w:b/>
                <w:bCs/>
                <w:sz w:val="18"/>
                <w:szCs w:val="18"/>
                <w:highlight w:val="yellow"/>
              </w:rPr>
              <w:t>THE SUBCONTRACTOR</w:t>
            </w:r>
            <w:r w:rsidRPr="00AE6A2C">
              <w:rPr>
                <w:b/>
                <w:bCs/>
                <w:sz w:val="18"/>
                <w:szCs w:val="18"/>
              </w:rPr>
              <w:t>]</w:t>
            </w:r>
            <w:r w:rsidRPr="00AE6A2C">
              <w:rPr>
                <w:sz w:val="18"/>
                <w:szCs w:val="18"/>
              </w:rPr>
              <w:t xml:space="preserve"> by</w:t>
            </w:r>
            <w:r w:rsidRPr="00AE6A2C">
              <w:rPr>
                <w:rFonts w:cs="Arial"/>
                <w:sz w:val="18"/>
                <w:szCs w:val="18"/>
              </w:rPr>
              <w:t>:</w:t>
            </w:r>
          </w:p>
          <w:p w14:paraId="104A9CAA" w14:textId="77777777" w:rsidR="00D017ED" w:rsidRPr="00AE6A2C" w:rsidRDefault="00D017ED" w:rsidP="00260051">
            <w:pPr>
              <w:keepNext/>
              <w:keepLines/>
              <w:tabs>
                <w:tab w:val="left" w:pos="3685"/>
                <w:tab w:val="left" w:pos="4961"/>
              </w:tabs>
              <w:spacing w:after="80"/>
              <w:outlineLvl w:val="0"/>
              <w:rPr>
                <w:rFonts w:cs="Arial"/>
                <w:sz w:val="18"/>
                <w:szCs w:val="18"/>
              </w:rPr>
            </w:pPr>
          </w:p>
        </w:tc>
      </w:tr>
      <w:tr w:rsidR="00D017ED" w:rsidRPr="00AE6A2C" w14:paraId="42FD5BFF" w14:textId="77777777" w:rsidTr="000268F6">
        <w:tc>
          <w:tcPr>
            <w:tcW w:w="3742" w:type="dxa"/>
            <w:tcBorders>
              <w:top w:val="single" w:sz="4" w:space="0" w:color="4D4D4D"/>
              <w:bottom w:val="single" w:sz="4" w:space="0" w:color="4D4D4D"/>
            </w:tcBorders>
          </w:tcPr>
          <w:p w14:paraId="67095CF7" w14:textId="77777777" w:rsidR="00D017ED" w:rsidRPr="00AE6A2C" w:rsidRDefault="00D017ED" w:rsidP="00820FB6">
            <w:pPr>
              <w:keepNext/>
              <w:keepLines/>
              <w:tabs>
                <w:tab w:val="left" w:pos="3685"/>
                <w:tab w:val="left" w:pos="4961"/>
              </w:tabs>
              <w:spacing w:before="0" w:line="80" w:lineRule="atLeast"/>
              <w:rPr>
                <w:rFonts w:cs="Arial"/>
                <w:sz w:val="16"/>
                <w:szCs w:val="16"/>
              </w:rPr>
            </w:pPr>
            <w:r w:rsidRPr="00AE6A2C">
              <w:rPr>
                <w:rFonts w:cs="Arial"/>
                <w:sz w:val="16"/>
                <w:szCs w:val="16"/>
              </w:rPr>
              <w:t>Signature of Authorised Signatory</w:t>
            </w:r>
          </w:p>
          <w:p w14:paraId="6D4066A4" w14:textId="77777777" w:rsidR="00D017ED" w:rsidRPr="00AE6A2C" w:rsidRDefault="00D017ED" w:rsidP="00820FB6">
            <w:pPr>
              <w:keepNext/>
              <w:keepLines/>
              <w:tabs>
                <w:tab w:val="left" w:pos="3685"/>
                <w:tab w:val="left" w:pos="4961"/>
              </w:tabs>
              <w:spacing w:before="0" w:after="80"/>
              <w:outlineLvl w:val="0"/>
              <w:rPr>
                <w:rFonts w:cs="Arial"/>
                <w:b/>
              </w:rPr>
            </w:pPr>
          </w:p>
        </w:tc>
        <w:tc>
          <w:tcPr>
            <w:tcW w:w="2154" w:type="dxa"/>
          </w:tcPr>
          <w:p w14:paraId="5AAE8588" w14:textId="77777777" w:rsidR="00D017ED" w:rsidRPr="00AE6A2C" w:rsidRDefault="00D017ED" w:rsidP="00820FB6">
            <w:pPr>
              <w:pStyle w:val="Paragraph"/>
              <w:keepNext/>
              <w:keepLines/>
              <w:spacing w:before="0" w:after="200"/>
              <w:rPr>
                <w:rFonts w:ascii="Verdana" w:hAnsi="Verdana" w:cs="Arial"/>
                <w:color w:val="auto"/>
              </w:rPr>
            </w:pPr>
          </w:p>
        </w:tc>
        <w:tc>
          <w:tcPr>
            <w:tcW w:w="3742" w:type="dxa"/>
            <w:tcBorders>
              <w:top w:val="single" w:sz="4" w:space="0" w:color="4D4D4D"/>
              <w:bottom w:val="single" w:sz="4" w:space="0" w:color="4D4D4D"/>
            </w:tcBorders>
          </w:tcPr>
          <w:p w14:paraId="7445983B" w14:textId="77777777" w:rsidR="00D017ED" w:rsidRPr="00AE6A2C" w:rsidRDefault="00D017ED" w:rsidP="00820FB6">
            <w:pPr>
              <w:keepNext/>
              <w:keepLines/>
              <w:tabs>
                <w:tab w:val="left" w:pos="3685"/>
                <w:tab w:val="left" w:pos="4961"/>
              </w:tabs>
              <w:spacing w:before="0" w:line="80" w:lineRule="atLeast"/>
              <w:rPr>
                <w:rFonts w:cs="Arial"/>
                <w:sz w:val="16"/>
                <w:szCs w:val="16"/>
              </w:rPr>
            </w:pPr>
            <w:r w:rsidRPr="00AE6A2C">
              <w:rPr>
                <w:rFonts w:cs="Arial"/>
                <w:sz w:val="16"/>
                <w:szCs w:val="16"/>
              </w:rPr>
              <w:t>Signature of Authorised Signatory</w:t>
            </w:r>
          </w:p>
          <w:p w14:paraId="2CEE09DE" w14:textId="77777777" w:rsidR="00D017ED" w:rsidRPr="00AE6A2C" w:rsidRDefault="00D017ED" w:rsidP="00820FB6">
            <w:pPr>
              <w:keepNext/>
              <w:keepLines/>
              <w:tabs>
                <w:tab w:val="left" w:pos="3685"/>
                <w:tab w:val="left" w:pos="4961"/>
              </w:tabs>
              <w:spacing w:before="0" w:after="80"/>
              <w:outlineLvl w:val="0"/>
              <w:rPr>
                <w:rFonts w:cs="Arial"/>
                <w:b/>
              </w:rPr>
            </w:pPr>
          </w:p>
        </w:tc>
      </w:tr>
      <w:tr w:rsidR="00D017ED" w:rsidRPr="00AE6A2C" w14:paraId="4F3D4002" w14:textId="77777777" w:rsidTr="000268F6">
        <w:tc>
          <w:tcPr>
            <w:tcW w:w="3742" w:type="dxa"/>
            <w:tcBorders>
              <w:top w:val="single" w:sz="4" w:space="0" w:color="4D4D4D"/>
              <w:bottom w:val="single" w:sz="4" w:space="0" w:color="4D4D4D"/>
            </w:tcBorders>
          </w:tcPr>
          <w:p w14:paraId="0CBF1105" w14:textId="77777777" w:rsidR="00D017ED" w:rsidRPr="00AE6A2C" w:rsidRDefault="00D017ED" w:rsidP="00820FB6">
            <w:pPr>
              <w:keepNext/>
              <w:keepLines/>
              <w:tabs>
                <w:tab w:val="left" w:pos="3685"/>
                <w:tab w:val="left" w:pos="4961"/>
              </w:tabs>
              <w:spacing w:before="0" w:line="80" w:lineRule="atLeast"/>
              <w:rPr>
                <w:rFonts w:cs="Arial"/>
                <w:sz w:val="16"/>
                <w:szCs w:val="16"/>
              </w:rPr>
            </w:pPr>
            <w:r w:rsidRPr="00AE6A2C">
              <w:rPr>
                <w:rFonts w:cs="Arial"/>
                <w:sz w:val="16"/>
                <w:szCs w:val="16"/>
              </w:rPr>
              <w:t>Name of Authorised Signatory</w:t>
            </w:r>
          </w:p>
          <w:p w14:paraId="18FC95F4" w14:textId="77777777" w:rsidR="00D017ED" w:rsidRPr="00AE6A2C" w:rsidRDefault="00D017ED" w:rsidP="00820FB6">
            <w:pPr>
              <w:keepNext/>
              <w:keepLines/>
              <w:tabs>
                <w:tab w:val="left" w:pos="3685"/>
                <w:tab w:val="left" w:pos="4961"/>
              </w:tabs>
              <w:spacing w:before="0" w:after="80"/>
              <w:outlineLvl w:val="0"/>
              <w:rPr>
                <w:rFonts w:cs="Arial"/>
                <w:b/>
                <w:sz w:val="18"/>
                <w:szCs w:val="18"/>
              </w:rPr>
            </w:pPr>
          </w:p>
        </w:tc>
        <w:tc>
          <w:tcPr>
            <w:tcW w:w="2154" w:type="dxa"/>
          </w:tcPr>
          <w:p w14:paraId="2D1180C4" w14:textId="77777777" w:rsidR="00D017ED" w:rsidRPr="00AE6A2C" w:rsidRDefault="00D017ED" w:rsidP="00820FB6">
            <w:pPr>
              <w:pStyle w:val="Paragraph"/>
              <w:keepNext/>
              <w:keepLines/>
              <w:spacing w:before="0" w:after="200"/>
              <w:rPr>
                <w:rFonts w:ascii="Verdana" w:hAnsi="Verdana" w:cs="Arial"/>
                <w:color w:val="auto"/>
              </w:rPr>
            </w:pPr>
          </w:p>
        </w:tc>
        <w:tc>
          <w:tcPr>
            <w:tcW w:w="3742" w:type="dxa"/>
            <w:tcBorders>
              <w:top w:val="single" w:sz="4" w:space="0" w:color="4D4D4D"/>
              <w:bottom w:val="single" w:sz="4" w:space="0" w:color="4D4D4D"/>
            </w:tcBorders>
          </w:tcPr>
          <w:p w14:paraId="1385B1DA" w14:textId="77777777" w:rsidR="00D017ED" w:rsidRPr="00AE6A2C" w:rsidRDefault="00D017ED" w:rsidP="00820FB6">
            <w:pPr>
              <w:keepNext/>
              <w:keepLines/>
              <w:tabs>
                <w:tab w:val="left" w:pos="3685"/>
                <w:tab w:val="left" w:pos="4961"/>
              </w:tabs>
              <w:spacing w:before="0" w:line="80" w:lineRule="atLeast"/>
              <w:rPr>
                <w:rFonts w:cs="Arial"/>
                <w:sz w:val="16"/>
                <w:szCs w:val="16"/>
              </w:rPr>
            </w:pPr>
            <w:r w:rsidRPr="00AE6A2C">
              <w:rPr>
                <w:rFonts w:cs="Arial"/>
                <w:sz w:val="16"/>
                <w:szCs w:val="16"/>
              </w:rPr>
              <w:t>Name of Authorised Signatory</w:t>
            </w:r>
          </w:p>
          <w:p w14:paraId="0B04B916" w14:textId="77777777" w:rsidR="00D017ED" w:rsidRPr="00AE6A2C" w:rsidRDefault="00D017ED" w:rsidP="00820FB6">
            <w:pPr>
              <w:keepNext/>
              <w:keepLines/>
              <w:tabs>
                <w:tab w:val="left" w:pos="3685"/>
                <w:tab w:val="left" w:pos="4961"/>
              </w:tabs>
              <w:spacing w:before="0" w:after="80"/>
              <w:outlineLvl w:val="0"/>
              <w:rPr>
                <w:rFonts w:cs="Arial"/>
                <w:b/>
              </w:rPr>
            </w:pPr>
          </w:p>
        </w:tc>
      </w:tr>
      <w:tr w:rsidR="00D017ED" w:rsidRPr="00AE6A2C" w14:paraId="138E9008" w14:textId="77777777" w:rsidTr="000268F6">
        <w:tc>
          <w:tcPr>
            <w:tcW w:w="3742" w:type="dxa"/>
            <w:tcBorders>
              <w:top w:val="single" w:sz="4" w:space="0" w:color="4D4D4D"/>
              <w:bottom w:val="single" w:sz="4" w:space="0" w:color="4D4D4D"/>
            </w:tcBorders>
          </w:tcPr>
          <w:p w14:paraId="7BCD5D59" w14:textId="77777777" w:rsidR="00D017ED" w:rsidRPr="00AE6A2C" w:rsidRDefault="00D017ED" w:rsidP="00820FB6">
            <w:pPr>
              <w:keepNext/>
              <w:keepLines/>
              <w:tabs>
                <w:tab w:val="left" w:pos="3685"/>
                <w:tab w:val="left" w:pos="4961"/>
              </w:tabs>
              <w:spacing w:before="0" w:line="80" w:lineRule="atLeast"/>
              <w:rPr>
                <w:rFonts w:cs="Arial"/>
                <w:sz w:val="16"/>
                <w:szCs w:val="16"/>
              </w:rPr>
            </w:pPr>
            <w:r w:rsidRPr="00AE6A2C">
              <w:rPr>
                <w:rFonts w:cs="Arial"/>
                <w:sz w:val="16"/>
                <w:szCs w:val="16"/>
              </w:rPr>
              <w:t>Title of Authorised Signatory</w:t>
            </w:r>
          </w:p>
          <w:p w14:paraId="10830A42" w14:textId="77777777" w:rsidR="00D017ED" w:rsidRPr="00AE6A2C" w:rsidRDefault="00D017ED" w:rsidP="00820FB6">
            <w:pPr>
              <w:keepNext/>
              <w:keepLines/>
              <w:tabs>
                <w:tab w:val="left" w:pos="3685"/>
                <w:tab w:val="left" w:pos="4961"/>
              </w:tabs>
              <w:spacing w:before="0" w:after="80"/>
              <w:outlineLvl w:val="0"/>
              <w:rPr>
                <w:rFonts w:cs="Arial"/>
                <w:b/>
              </w:rPr>
            </w:pPr>
          </w:p>
        </w:tc>
        <w:tc>
          <w:tcPr>
            <w:tcW w:w="2154" w:type="dxa"/>
          </w:tcPr>
          <w:p w14:paraId="0E2D4140" w14:textId="77777777" w:rsidR="00D017ED" w:rsidRPr="00AE6A2C" w:rsidRDefault="00D017ED" w:rsidP="00820FB6">
            <w:pPr>
              <w:pStyle w:val="Paragraph"/>
              <w:keepNext/>
              <w:keepLines/>
              <w:spacing w:before="0" w:after="200"/>
              <w:rPr>
                <w:rFonts w:ascii="Verdana" w:hAnsi="Verdana" w:cs="Arial"/>
                <w:color w:val="auto"/>
              </w:rPr>
            </w:pPr>
          </w:p>
        </w:tc>
        <w:tc>
          <w:tcPr>
            <w:tcW w:w="3742" w:type="dxa"/>
            <w:tcBorders>
              <w:top w:val="single" w:sz="4" w:space="0" w:color="4D4D4D"/>
              <w:bottom w:val="single" w:sz="4" w:space="0" w:color="4D4D4D"/>
            </w:tcBorders>
          </w:tcPr>
          <w:p w14:paraId="792CDB5C" w14:textId="77777777" w:rsidR="00D017ED" w:rsidRPr="00AE6A2C" w:rsidRDefault="00D017ED" w:rsidP="00820FB6">
            <w:pPr>
              <w:keepNext/>
              <w:keepLines/>
              <w:tabs>
                <w:tab w:val="left" w:pos="3685"/>
                <w:tab w:val="left" w:pos="4961"/>
              </w:tabs>
              <w:spacing w:before="0" w:line="80" w:lineRule="atLeast"/>
              <w:rPr>
                <w:rFonts w:cs="Arial"/>
                <w:sz w:val="16"/>
                <w:szCs w:val="16"/>
              </w:rPr>
            </w:pPr>
            <w:r w:rsidRPr="00AE6A2C">
              <w:rPr>
                <w:rFonts w:cs="Arial"/>
                <w:sz w:val="16"/>
                <w:szCs w:val="16"/>
              </w:rPr>
              <w:t>Title of Authorised Signatory</w:t>
            </w:r>
          </w:p>
          <w:p w14:paraId="48E85195" w14:textId="77777777" w:rsidR="00D017ED" w:rsidRPr="00AE6A2C" w:rsidRDefault="00D017ED" w:rsidP="00820FB6">
            <w:pPr>
              <w:keepNext/>
              <w:keepLines/>
              <w:tabs>
                <w:tab w:val="left" w:pos="3685"/>
                <w:tab w:val="left" w:pos="4961"/>
              </w:tabs>
              <w:spacing w:before="0" w:after="80"/>
              <w:outlineLvl w:val="0"/>
              <w:rPr>
                <w:rFonts w:cs="Arial"/>
                <w:b/>
              </w:rPr>
            </w:pPr>
          </w:p>
        </w:tc>
      </w:tr>
      <w:tr w:rsidR="00D017ED" w:rsidRPr="00AE6A2C" w14:paraId="4B5FC74B" w14:textId="77777777" w:rsidTr="000268F6">
        <w:tc>
          <w:tcPr>
            <w:tcW w:w="3742" w:type="dxa"/>
            <w:tcBorders>
              <w:top w:val="single" w:sz="4" w:space="0" w:color="4D4D4D"/>
            </w:tcBorders>
          </w:tcPr>
          <w:p w14:paraId="5F3840A5" w14:textId="3E809FDA" w:rsidR="00D017ED" w:rsidRPr="00AE6A2C" w:rsidRDefault="00D017ED" w:rsidP="00820FB6">
            <w:pPr>
              <w:keepNext/>
              <w:keepLines/>
              <w:tabs>
                <w:tab w:val="left" w:pos="3685"/>
                <w:tab w:val="left" w:pos="4961"/>
              </w:tabs>
              <w:spacing w:before="0" w:line="80" w:lineRule="atLeast"/>
              <w:rPr>
                <w:rFonts w:cs="Arial"/>
                <w:b/>
              </w:rPr>
            </w:pPr>
            <w:r w:rsidRPr="00AE6A2C">
              <w:rPr>
                <w:rFonts w:cs="Arial"/>
                <w:sz w:val="16"/>
                <w:szCs w:val="16"/>
              </w:rPr>
              <w:t>Date</w:t>
            </w:r>
            <w:r w:rsidR="007E0902" w:rsidRPr="00AE6A2C">
              <w:rPr>
                <w:rFonts w:cs="Arial"/>
                <w:sz w:val="16"/>
                <w:szCs w:val="16"/>
              </w:rPr>
              <w:t xml:space="preserve"> </w:t>
            </w:r>
            <w:r w:rsidR="00850D61">
              <w:rPr>
                <w:rFonts w:cs="Arial"/>
                <w:sz w:val="16"/>
                <w:szCs w:val="16"/>
              </w:rPr>
              <w:t>(</w:t>
            </w:r>
            <w:r w:rsidR="000864D2">
              <w:rPr>
                <w:rFonts w:cs="Arial"/>
                <w:sz w:val="16"/>
                <w:szCs w:val="16"/>
              </w:rPr>
              <w:t xml:space="preserve">use </w:t>
            </w:r>
            <w:r w:rsidR="007E0902" w:rsidRPr="00AE6A2C">
              <w:rPr>
                <w:rFonts w:cs="Arial"/>
                <w:sz w:val="16"/>
                <w:szCs w:val="16"/>
              </w:rPr>
              <w:t>format DD/MM/YYYY</w:t>
            </w:r>
            <w:r w:rsidR="00850D61">
              <w:rPr>
                <w:rFonts w:cs="Arial"/>
                <w:sz w:val="16"/>
                <w:szCs w:val="16"/>
              </w:rPr>
              <w:t>)</w:t>
            </w:r>
          </w:p>
        </w:tc>
        <w:tc>
          <w:tcPr>
            <w:tcW w:w="2154" w:type="dxa"/>
          </w:tcPr>
          <w:p w14:paraId="0C14ED8F" w14:textId="77777777" w:rsidR="00D017ED" w:rsidRPr="00AE6A2C" w:rsidRDefault="00D017ED" w:rsidP="00820FB6">
            <w:pPr>
              <w:pStyle w:val="Paragraph"/>
              <w:keepNext/>
              <w:keepLines/>
              <w:spacing w:before="0" w:after="0" w:line="0" w:lineRule="atLeast"/>
              <w:rPr>
                <w:rFonts w:ascii="Verdana" w:hAnsi="Verdana" w:cs="Arial"/>
                <w:color w:val="auto"/>
              </w:rPr>
            </w:pPr>
          </w:p>
        </w:tc>
        <w:tc>
          <w:tcPr>
            <w:tcW w:w="3742" w:type="dxa"/>
            <w:tcBorders>
              <w:top w:val="single" w:sz="4" w:space="0" w:color="4D4D4D"/>
            </w:tcBorders>
          </w:tcPr>
          <w:p w14:paraId="19EA44D8" w14:textId="4F169DCD" w:rsidR="00D017ED" w:rsidRPr="00AE6A2C" w:rsidRDefault="00D017ED" w:rsidP="00820FB6">
            <w:pPr>
              <w:keepNext/>
              <w:keepLines/>
              <w:tabs>
                <w:tab w:val="left" w:pos="3685"/>
                <w:tab w:val="left" w:pos="4961"/>
              </w:tabs>
              <w:spacing w:before="0" w:line="80" w:lineRule="atLeast"/>
              <w:rPr>
                <w:rFonts w:cs="Arial"/>
                <w:b/>
              </w:rPr>
            </w:pPr>
            <w:r w:rsidRPr="00AE6A2C">
              <w:rPr>
                <w:rFonts w:cs="Arial"/>
                <w:sz w:val="16"/>
                <w:szCs w:val="16"/>
              </w:rPr>
              <w:t>Date</w:t>
            </w:r>
            <w:r w:rsidR="007E0902" w:rsidRPr="00AE6A2C">
              <w:rPr>
                <w:rFonts w:cs="Arial"/>
                <w:sz w:val="16"/>
                <w:szCs w:val="16"/>
              </w:rPr>
              <w:t xml:space="preserve"> </w:t>
            </w:r>
            <w:r w:rsidR="00850D61">
              <w:rPr>
                <w:rFonts w:cs="Arial"/>
                <w:sz w:val="16"/>
                <w:szCs w:val="16"/>
              </w:rPr>
              <w:t>(</w:t>
            </w:r>
            <w:r w:rsidR="000864D2">
              <w:rPr>
                <w:rFonts w:cs="Arial"/>
                <w:sz w:val="16"/>
                <w:szCs w:val="16"/>
              </w:rPr>
              <w:t xml:space="preserve">use </w:t>
            </w:r>
            <w:r w:rsidR="007E0902" w:rsidRPr="00AE6A2C">
              <w:rPr>
                <w:rFonts w:cs="Arial"/>
                <w:sz w:val="16"/>
                <w:szCs w:val="16"/>
              </w:rPr>
              <w:t>format DD/MM/YYYY</w:t>
            </w:r>
            <w:r w:rsidR="00850D61">
              <w:rPr>
                <w:rFonts w:cs="Arial"/>
                <w:sz w:val="16"/>
                <w:szCs w:val="16"/>
              </w:rPr>
              <w:t>)</w:t>
            </w:r>
          </w:p>
        </w:tc>
      </w:tr>
    </w:tbl>
    <w:p w14:paraId="7EB6B7AD" w14:textId="534287A9" w:rsidR="009E3812" w:rsidRPr="00AE6A2C" w:rsidRDefault="009E3812">
      <w:pPr>
        <w:spacing w:after="160" w:line="259" w:lineRule="auto"/>
        <w:jc w:val="left"/>
      </w:pPr>
      <w:r w:rsidRPr="00AE6A2C">
        <w:br w:type="page"/>
      </w:r>
    </w:p>
    <w:p w14:paraId="627A2B05" w14:textId="77777777" w:rsidR="00D926C9" w:rsidRPr="00AE6A2C" w:rsidRDefault="00D926C9" w:rsidP="00D926C9">
      <w:pPr>
        <w:pStyle w:val="Heading1"/>
        <w:jc w:val="center"/>
      </w:pPr>
      <w:r w:rsidRPr="00AE6A2C">
        <w:lastRenderedPageBreak/>
        <w:t>SCHEDULE 1</w:t>
      </w:r>
      <w:r w:rsidRPr="00AE6A2C">
        <w:br/>
        <w:t>SERVICES</w:t>
      </w:r>
    </w:p>
    <w:p w14:paraId="03D1525C" w14:textId="77777777" w:rsidR="00D926C9" w:rsidRPr="00AE6A2C" w:rsidRDefault="00D926C9" w:rsidP="00D926C9">
      <w:pPr>
        <w:pStyle w:val="NormalBold"/>
        <w:jc w:val="center"/>
      </w:pPr>
    </w:p>
    <w:p w14:paraId="5015DFAA" w14:textId="3816EF3C" w:rsidR="00292EC3" w:rsidRPr="00AE6A2C" w:rsidRDefault="00292EC3" w:rsidP="00D926C9">
      <w:pPr>
        <w:pStyle w:val="Heading1"/>
      </w:pPr>
      <w:r w:rsidRPr="00AE6A2C">
        <w:t>Bac</w:t>
      </w:r>
      <w:r w:rsidR="002B7293" w:rsidRPr="00AE6A2C">
        <w:t>kground</w:t>
      </w:r>
    </w:p>
    <w:p w14:paraId="2C7234BD" w14:textId="7E2340C7" w:rsidR="00B51A3A" w:rsidRPr="00AE6A2C" w:rsidRDefault="00B51A3A" w:rsidP="00B51A3A">
      <w:pPr>
        <w:pStyle w:val="Heading2"/>
      </w:pPr>
      <w:r w:rsidRPr="00AE6A2C">
        <w:t>Research Project Overview</w:t>
      </w:r>
    </w:p>
    <w:p w14:paraId="496A7EDF" w14:textId="1FDB1EA3" w:rsidR="00B51A3A" w:rsidRPr="00AE6A2C" w:rsidRDefault="00B51A3A" w:rsidP="00B51A3A">
      <w:r w:rsidRPr="0DD22410">
        <w:t>[</w:t>
      </w:r>
      <w:r w:rsidRPr="0DD22410">
        <w:rPr>
          <w:highlight w:val="yellow"/>
        </w:rPr>
        <w:t>Insert description of the research project, the aims/objectives and desired outcomes of the research</w:t>
      </w:r>
      <w:r w:rsidRPr="0DD22410">
        <w:t>]</w:t>
      </w:r>
    </w:p>
    <w:p w14:paraId="10514A59" w14:textId="27FDD660" w:rsidR="00D926C9" w:rsidRPr="00AE6A2C" w:rsidRDefault="00D926C9" w:rsidP="00D926C9">
      <w:pPr>
        <w:pStyle w:val="Heading1"/>
      </w:pPr>
      <w:r w:rsidRPr="00AE6A2C">
        <w:t>Services</w:t>
      </w:r>
    </w:p>
    <w:p w14:paraId="650E6F26" w14:textId="0561F876" w:rsidR="00B51A3A" w:rsidRPr="00AE6A2C" w:rsidRDefault="00B51A3A" w:rsidP="00B51A3A">
      <w:r w:rsidRPr="00AE6A2C">
        <w:t>The</w:t>
      </w:r>
      <w:r w:rsidR="00A31820" w:rsidRPr="00AE6A2C">
        <w:t xml:space="preserve"> Subcontractor has been engaged to provide the following services:</w:t>
      </w:r>
    </w:p>
    <w:p w14:paraId="7BDEF221" w14:textId="445CE7DD" w:rsidR="00A31820" w:rsidRPr="00AE6A2C" w:rsidRDefault="002B393A" w:rsidP="002B393A">
      <w:pPr>
        <w:pStyle w:val="ListBullet"/>
      </w:pPr>
      <w:r w:rsidRPr="0DD22410">
        <w:t>[</w:t>
      </w:r>
      <w:r w:rsidRPr="0DD22410">
        <w:rPr>
          <w:highlight w:val="yellow"/>
        </w:rPr>
        <w:t xml:space="preserve">insert type of services e.g. </w:t>
      </w:r>
      <w:r w:rsidR="00B16BA7" w:rsidRPr="0DD22410">
        <w:rPr>
          <w:highlight w:val="yellow"/>
        </w:rPr>
        <w:t xml:space="preserve">analysis </w:t>
      </w:r>
      <w:r w:rsidR="009A7A0B" w:rsidRPr="0DD22410">
        <w:rPr>
          <w:highlight w:val="yellow"/>
        </w:rPr>
        <w:t>of [</w:t>
      </w:r>
      <w:proofErr w:type="spellStart"/>
      <w:r w:rsidR="009A7A0B" w:rsidRPr="0DD22410">
        <w:rPr>
          <w:highlight w:val="yellow"/>
        </w:rPr>
        <w:t>xxxx</w:t>
      </w:r>
      <w:proofErr w:type="spellEnd"/>
      <w:r w:rsidR="009A7A0B" w:rsidRPr="0DD22410">
        <w:rPr>
          <w:highlight w:val="yellow"/>
        </w:rPr>
        <w:t>], testing of [</w:t>
      </w:r>
      <w:proofErr w:type="spellStart"/>
      <w:r w:rsidR="009A7A0B" w:rsidRPr="0DD22410">
        <w:rPr>
          <w:highlight w:val="yellow"/>
        </w:rPr>
        <w:t>xxxx</w:t>
      </w:r>
      <w:proofErr w:type="spellEnd"/>
      <w:r w:rsidR="009A7A0B" w:rsidRPr="0DD22410">
        <w:rPr>
          <w:highlight w:val="yellow"/>
        </w:rPr>
        <w:t>] samples</w:t>
      </w:r>
      <w:r w:rsidR="000B1BCF" w:rsidRPr="0DD22410">
        <w:rPr>
          <w:highlight w:val="yellow"/>
        </w:rPr>
        <w:t xml:space="preserve">, </w:t>
      </w:r>
      <w:r w:rsidR="00077439" w:rsidRPr="0DD22410">
        <w:rPr>
          <w:highlight w:val="yellow"/>
        </w:rPr>
        <w:t>conducting study participant surveys</w:t>
      </w:r>
      <w:r w:rsidR="000B1BCF" w:rsidRPr="0DD22410">
        <w:rPr>
          <w:highlight w:val="yellow"/>
        </w:rPr>
        <w:t xml:space="preserve"> for [</w:t>
      </w:r>
      <w:proofErr w:type="spellStart"/>
      <w:r w:rsidR="000B1BCF" w:rsidRPr="0DD22410">
        <w:rPr>
          <w:highlight w:val="yellow"/>
        </w:rPr>
        <w:t>xxxx</w:t>
      </w:r>
      <w:proofErr w:type="spellEnd"/>
      <w:r w:rsidR="000B1BCF" w:rsidRPr="0DD22410">
        <w:rPr>
          <w:highlight w:val="yellow"/>
        </w:rPr>
        <w:t>]</w:t>
      </w:r>
      <w:r w:rsidR="000B1BCF" w:rsidRPr="0DD22410">
        <w:t>]</w:t>
      </w:r>
    </w:p>
    <w:p w14:paraId="407D00EE" w14:textId="5B74E08B" w:rsidR="000B1BCF" w:rsidRPr="00AE6A2C" w:rsidRDefault="000B1BCF" w:rsidP="002B393A">
      <w:pPr>
        <w:pStyle w:val="ListBullet"/>
      </w:pPr>
      <w:r w:rsidRPr="00AE6A2C">
        <w:t>[</w:t>
      </w:r>
      <w:r w:rsidRPr="00AE6A2C">
        <w:rPr>
          <w:highlight w:val="yellow"/>
        </w:rPr>
        <w:t>etc</w:t>
      </w:r>
      <w:r w:rsidR="00783FBA" w:rsidRPr="00AE6A2C">
        <w:rPr>
          <w:highlight w:val="yellow"/>
        </w:rPr>
        <w:t>.</w:t>
      </w:r>
      <w:r w:rsidR="00783FBA" w:rsidRPr="00AE6A2C">
        <w:t>]</w:t>
      </w:r>
    </w:p>
    <w:p w14:paraId="766FB76B" w14:textId="77777777" w:rsidR="00D926C9" w:rsidRPr="00AE6A2C" w:rsidRDefault="00D926C9" w:rsidP="00D926C9">
      <w:pPr>
        <w:pStyle w:val="Heading2"/>
      </w:pPr>
      <w:r w:rsidRPr="00AE6A2C">
        <w:t>Deliverables</w:t>
      </w:r>
    </w:p>
    <w:p w14:paraId="36DC6D72" w14:textId="03314578" w:rsidR="00D926C9" w:rsidRPr="00AE6A2C" w:rsidRDefault="00D926C9" w:rsidP="00D926C9">
      <w:r w:rsidRPr="00AE6A2C">
        <w:t xml:space="preserve">The </w:t>
      </w:r>
      <w:r w:rsidR="00783FBA" w:rsidRPr="00AE6A2C">
        <w:t>Subcontractor</w:t>
      </w:r>
      <w:r w:rsidRPr="00AE6A2C">
        <w:t xml:space="preserve"> will provide the </w:t>
      </w:r>
      <w:r w:rsidR="00783FBA" w:rsidRPr="00AE6A2C">
        <w:t>University</w:t>
      </w:r>
      <w:r w:rsidRPr="00AE6A2C">
        <w:t xml:space="preserve"> with the deliverables set out in the table below.</w:t>
      </w:r>
    </w:p>
    <w:p w14:paraId="415F85B5" w14:textId="77777777" w:rsidR="00D926C9" w:rsidRPr="00AE6A2C" w:rsidRDefault="00D926C9" w:rsidP="00D926C9">
      <w:pPr>
        <w:rPr>
          <w:color w:val="FF0000"/>
        </w:rPr>
      </w:pPr>
      <w:r w:rsidRPr="00AE6A2C">
        <w:rPr>
          <w:color w:val="FF0000"/>
        </w:rPr>
        <w:t>[</w:t>
      </w:r>
      <w:r w:rsidRPr="00AE6A2C">
        <w:rPr>
          <w:b/>
          <w:color w:val="FF0000"/>
        </w:rPr>
        <w:t>OPTIONS BASED ON PROJECT COMPLEXITY, DELETE NON-APPLICABLE OPTIONS</w:t>
      </w:r>
      <w:r w:rsidRPr="00AE6A2C">
        <w:rPr>
          <w:color w:val="FF0000"/>
        </w:rPr>
        <w:t>]</w:t>
      </w:r>
    </w:p>
    <w:p w14:paraId="08993BB0" w14:textId="77777777" w:rsidR="00D926C9" w:rsidRPr="00AE6A2C" w:rsidRDefault="00D926C9" w:rsidP="00D926C9">
      <w:pPr>
        <w:rPr>
          <w:color w:val="FF0000"/>
        </w:rPr>
      </w:pPr>
      <w:r w:rsidRPr="00AE6A2C">
        <w:rPr>
          <w:color w:val="FF0000"/>
        </w:rPr>
        <w:t>[</w:t>
      </w:r>
      <w:r w:rsidRPr="00AE6A2C">
        <w:rPr>
          <w:b/>
          <w:color w:val="FF0000"/>
        </w:rPr>
        <w:t>OPTION A</w:t>
      </w:r>
      <w:r w:rsidRPr="00AE6A2C">
        <w:rPr>
          <w:color w:val="FF0000"/>
        </w:rPr>
        <w:t xml:space="preserve">- </w:t>
      </w:r>
      <w:r w:rsidRPr="00AE6A2C">
        <w:rPr>
          <w:b/>
          <w:color w:val="FF0000"/>
        </w:rPr>
        <w:t>minimum complexity</w:t>
      </w:r>
      <w:r w:rsidRPr="00AE6A2C">
        <w:rPr>
          <w:color w:val="FF0000"/>
        </w:rPr>
        <w:t>: straight forward deliverables that do not require multiple tasks to produce the relevant deliverable]</w:t>
      </w:r>
    </w:p>
    <w:tbl>
      <w:tblPr>
        <w:tblStyle w:val="Schedules"/>
        <w:tblW w:w="4809" w:type="pct"/>
        <w:tblLook w:val="04A0" w:firstRow="1" w:lastRow="0" w:firstColumn="1" w:lastColumn="0" w:noHBand="0" w:noVBand="1"/>
      </w:tblPr>
      <w:tblGrid>
        <w:gridCol w:w="645"/>
        <w:gridCol w:w="6361"/>
        <w:gridCol w:w="2485"/>
      </w:tblGrid>
      <w:tr w:rsidR="00D926C9" w:rsidRPr="00AE6A2C" w14:paraId="0A7BB21B" w14:textId="77777777" w:rsidTr="00D47338">
        <w:trPr>
          <w:cnfStyle w:val="100000000000" w:firstRow="1" w:lastRow="0" w:firstColumn="0" w:lastColumn="0" w:oddVBand="0" w:evenVBand="0" w:oddHBand="0" w:evenHBand="0" w:firstRowFirstColumn="0" w:firstRowLastColumn="0" w:lastRowFirstColumn="0" w:lastRowLastColumn="0"/>
          <w:trHeight w:val="174"/>
        </w:trPr>
        <w:tc>
          <w:tcPr>
            <w:cnfStyle w:val="001000000100" w:firstRow="0" w:lastRow="0" w:firstColumn="1" w:lastColumn="0" w:oddVBand="0" w:evenVBand="0" w:oddHBand="0" w:evenHBand="0" w:firstRowFirstColumn="1" w:firstRowLastColumn="0" w:lastRowFirstColumn="0" w:lastRowLastColumn="0"/>
            <w:tcW w:w="340" w:type="pct"/>
          </w:tcPr>
          <w:p w14:paraId="799374A0" w14:textId="77777777" w:rsidR="00D926C9" w:rsidRPr="00AE6A2C" w:rsidRDefault="00D926C9" w:rsidP="00260051">
            <w:pPr>
              <w:spacing w:before="120" w:after="120" w:line="180" w:lineRule="atLeast"/>
              <w:jc w:val="left"/>
              <w:rPr>
                <w:i/>
              </w:rPr>
            </w:pPr>
          </w:p>
        </w:tc>
        <w:tc>
          <w:tcPr>
            <w:tcW w:w="3351" w:type="pct"/>
          </w:tcPr>
          <w:p w14:paraId="28EE05FA"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E7E9F1"/>
              </w:rPr>
            </w:pPr>
            <w:r w:rsidRPr="00AE6A2C">
              <w:rPr>
                <w:color w:val="E7E9F1"/>
              </w:rPr>
              <w:t>Deliverable</w:t>
            </w:r>
          </w:p>
        </w:tc>
        <w:tc>
          <w:tcPr>
            <w:tcW w:w="1309" w:type="pct"/>
          </w:tcPr>
          <w:p w14:paraId="4E68185E"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E7E9F1"/>
              </w:rPr>
            </w:pPr>
            <w:r w:rsidRPr="00AE6A2C">
              <w:rPr>
                <w:color w:val="E7E9F1"/>
              </w:rPr>
              <w:t>Estimated delivery date</w:t>
            </w:r>
          </w:p>
        </w:tc>
      </w:tr>
      <w:tr w:rsidR="002575EF" w:rsidRPr="00AE6A2C" w14:paraId="24D0D211" w14:textId="77777777" w:rsidTr="00D47338">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40" w:type="pct"/>
          </w:tcPr>
          <w:p w14:paraId="466C751F" w14:textId="77777777" w:rsidR="002575EF" w:rsidRPr="00AE6A2C" w:rsidRDefault="002575EF" w:rsidP="002575EF">
            <w:pPr>
              <w:spacing w:before="120" w:after="120" w:line="180" w:lineRule="atLeast"/>
              <w:jc w:val="left"/>
              <w:rPr>
                <w:color w:val="auto"/>
              </w:rPr>
            </w:pPr>
            <w:r w:rsidRPr="00AE6A2C">
              <w:rPr>
                <w:color w:val="auto"/>
              </w:rPr>
              <w:t>1</w:t>
            </w:r>
          </w:p>
        </w:tc>
        <w:tc>
          <w:tcPr>
            <w:tcW w:w="3351" w:type="pct"/>
          </w:tcPr>
          <w:p w14:paraId="49D612C2" w14:textId="133EB3B7" w:rsidR="002575EF" w:rsidRPr="00AE6A2C" w:rsidRDefault="002575EF" w:rsidP="002575EF">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rPr>
                <w:i/>
              </w:rPr>
            </w:pPr>
            <w:r w:rsidRPr="0072587B">
              <w:t>[</w:t>
            </w:r>
            <w:r w:rsidRPr="00214149">
              <w:rPr>
                <w:i/>
                <w:iCs/>
              </w:rPr>
              <w:t xml:space="preserve">E.g. Insert the activity to be undertaken and the output e.g. Review [xxx handbook] against criteria and guidance provided and present findings to the </w:t>
            </w:r>
            <w:r w:rsidR="009F254E">
              <w:rPr>
                <w:i/>
                <w:iCs/>
              </w:rPr>
              <w:t>University</w:t>
            </w:r>
            <w:r>
              <w:t>]</w:t>
            </w:r>
          </w:p>
        </w:tc>
        <w:tc>
          <w:tcPr>
            <w:tcW w:w="1309" w:type="pct"/>
          </w:tcPr>
          <w:p w14:paraId="349A76EB" w14:textId="112343B3" w:rsidR="002575EF" w:rsidRPr="00AE6A2C" w:rsidRDefault="002575EF" w:rsidP="002575EF">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t>I</w:t>
            </w:r>
            <w:r w:rsidRPr="0072587B">
              <w:t>nsert]</w:t>
            </w:r>
          </w:p>
        </w:tc>
      </w:tr>
      <w:tr w:rsidR="002575EF" w:rsidRPr="00AE6A2C" w14:paraId="3E7F1152" w14:textId="77777777" w:rsidTr="00D47338">
        <w:trPr>
          <w:cnfStyle w:val="000000010000" w:firstRow="0" w:lastRow="0" w:firstColumn="0" w:lastColumn="0" w:oddVBand="0" w:evenVBand="0" w:oddHBand="0" w:evenHBand="1"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7A178E98" w14:textId="77777777" w:rsidR="002575EF" w:rsidRPr="00AE6A2C" w:rsidRDefault="002575EF" w:rsidP="002575EF">
            <w:pPr>
              <w:spacing w:before="120" w:after="120" w:line="180" w:lineRule="atLeast"/>
              <w:jc w:val="left"/>
              <w:rPr>
                <w:color w:val="auto"/>
              </w:rPr>
            </w:pPr>
            <w:r w:rsidRPr="00AE6A2C">
              <w:rPr>
                <w:color w:val="auto"/>
              </w:rPr>
              <w:t>2</w:t>
            </w:r>
          </w:p>
        </w:tc>
        <w:tc>
          <w:tcPr>
            <w:tcW w:w="3351" w:type="pct"/>
          </w:tcPr>
          <w:p w14:paraId="74C654CD" w14:textId="4F38FE89" w:rsidR="002575EF" w:rsidRPr="00AE6A2C" w:rsidRDefault="002575EF" w:rsidP="002575EF">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rPr>
                <w:i/>
                <w:iCs/>
              </w:rPr>
            </w:pPr>
            <w:r>
              <w:t>[</w:t>
            </w:r>
            <w:r w:rsidRPr="00CD61A1">
              <w:rPr>
                <w:i/>
                <w:iCs/>
              </w:rPr>
              <w:t>Summary of proposed edits to the [xxx handbook] with detailed reasoning</w:t>
            </w:r>
            <w:r>
              <w:t>]</w:t>
            </w:r>
          </w:p>
        </w:tc>
        <w:tc>
          <w:tcPr>
            <w:tcW w:w="1309" w:type="pct"/>
          </w:tcPr>
          <w:p w14:paraId="77B038C7" w14:textId="3684FF9A" w:rsidR="002575EF" w:rsidRPr="00AE6A2C" w:rsidRDefault="002575EF" w:rsidP="002575EF">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72587B">
              <w:t>[</w:t>
            </w:r>
            <w:r>
              <w:t>I</w:t>
            </w:r>
            <w:r w:rsidRPr="0072587B">
              <w:t>nsert]</w:t>
            </w:r>
          </w:p>
        </w:tc>
      </w:tr>
      <w:tr w:rsidR="002575EF" w:rsidRPr="00AE6A2C" w14:paraId="17D0BD9B" w14:textId="77777777" w:rsidTr="00D47338">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2BC84757" w14:textId="77777777" w:rsidR="002575EF" w:rsidRPr="00AE6A2C" w:rsidRDefault="002575EF" w:rsidP="002575EF">
            <w:pPr>
              <w:spacing w:before="120" w:after="120" w:line="180" w:lineRule="atLeast"/>
              <w:jc w:val="left"/>
              <w:rPr>
                <w:color w:val="auto"/>
              </w:rPr>
            </w:pPr>
            <w:r w:rsidRPr="00AE6A2C">
              <w:rPr>
                <w:color w:val="auto"/>
              </w:rPr>
              <w:t>3</w:t>
            </w:r>
          </w:p>
        </w:tc>
        <w:tc>
          <w:tcPr>
            <w:tcW w:w="3351" w:type="pct"/>
          </w:tcPr>
          <w:p w14:paraId="3D659232" w14:textId="07F37049" w:rsidR="002575EF" w:rsidRPr="00AE6A2C" w:rsidRDefault="002575EF" w:rsidP="002575EF">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rPr>
                <w:i/>
              </w:rPr>
            </w:pPr>
            <w:r>
              <w:t>[</w:t>
            </w:r>
            <w:r w:rsidRPr="00CD61A1">
              <w:rPr>
                <w:i/>
                <w:iCs/>
              </w:rPr>
              <w:t>Attend and contribute to [xxx] wānanga</w:t>
            </w:r>
            <w:r>
              <w:t>]</w:t>
            </w:r>
          </w:p>
        </w:tc>
        <w:tc>
          <w:tcPr>
            <w:tcW w:w="1309" w:type="pct"/>
          </w:tcPr>
          <w:p w14:paraId="7CA66DD7" w14:textId="7FCACCE8" w:rsidR="002575EF" w:rsidRPr="00AE6A2C" w:rsidRDefault="002575EF" w:rsidP="002575EF">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t>I</w:t>
            </w:r>
            <w:r w:rsidRPr="0072587B">
              <w:t>nsert]</w:t>
            </w:r>
          </w:p>
        </w:tc>
      </w:tr>
      <w:tr w:rsidR="002575EF" w:rsidRPr="00AE6A2C" w14:paraId="0028B727" w14:textId="77777777" w:rsidTr="00D47338">
        <w:trPr>
          <w:cnfStyle w:val="000000010000" w:firstRow="0" w:lastRow="0" w:firstColumn="0" w:lastColumn="0" w:oddVBand="0" w:evenVBand="0" w:oddHBand="0" w:evenHBand="1"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3E069762" w14:textId="77777777" w:rsidR="002575EF" w:rsidRPr="00AE6A2C" w:rsidRDefault="002575EF" w:rsidP="002575EF">
            <w:pPr>
              <w:spacing w:before="120" w:after="120" w:line="180" w:lineRule="atLeast"/>
              <w:jc w:val="left"/>
              <w:rPr>
                <w:color w:val="auto"/>
              </w:rPr>
            </w:pPr>
            <w:r w:rsidRPr="00AE6A2C">
              <w:rPr>
                <w:color w:val="auto"/>
              </w:rPr>
              <w:t>4</w:t>
            </w:r>
          </w:p>
        </w:tc>
        <w:tc>
          <w:tcPr>
            <w:tcW w:w="3351" w:type="pct"/>
          </w:tcPr>
          <w:p w14:paraId="1DEA6DA9" w14:textId="51F44A28" w:rsidR="002575EF" w:rsidRPr="00AE6A2C" w:rsidRDefault="002575EF" w:rsidP="002575EF">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rPr>
                <w:i/>
                <w:iCs/>
              </w:rPr>
            </w:pPr>
            <w:r>
              <w:t>[</w:t>
            </w:r>
            <w:r w:rsidRPr="00CD61A1">
              <w:rPr>
                <w:i/>
                <w:iCs/>
              </w:rPr>
              <w:t xml:space="preserve">Draft content to be inserted into [xxx] handbook taking into consideration wānanga outcomes and </w:t>
            </w:r>
            <w:r w:rsidR="009F254E">
              <w:rPr>
                <w:i/>
                <w:iCs/>
              </w:rPr>
              <w:t>University</w:t>
            </w:r>
            <w:r w:rsidR="00F33809">
              <w:rPr>
                <w:i/>
                <w:iCs/>
              </w:rPr>
              <w:t>/Funder</w:t>
            </w:r>
            <w:r w:rsidR="009F254E" w:rsidRPr="00CD61A1">
              <w:rPr>
                <w:i/>
                <w:iCs/>
              </w:rPr>
              <w:t xml:space="preserve"> </w:t>
            </w:r>
            <w:r w:rsidRPr="00CD61A1">
              <w:rPr>
                <w:i/>
                <w:iCs/>
              </w:rPr>
              <w:t>feedback</w:t>
            </w:r>
            <w:r>
              <w:t>]</w:t>
            </w:r>
          </w:p>
        </w:tc>
        <w:tc>
          <w:tcPr>
            <w:tcW w:w="1309" w:type="pct"/>
          </w:tcPr>
          <w:p w14:paraId="457DA4D1" w14:textId="6F4DEB15" w:rsidR="002575EF" w:rsidRPr="00AE6A2C" w:rsidRDefault="002575EF" w:rsidP="002575EF">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72587B">
              <w:t>[</w:t>
            </w:r>
            <w:r>
              <w:t>I</w:t>
            </w:r>
            <w:r w:rsidRPr="0072587B">
              <w:t>nsert]</w:t>
            </w:r>
          </w:p>
        </w:tc>
      </w:tr>
      <w:tr w:rsidR="002575EF" w:rsidRPr="00AE6A2C" w14:paraId="6927E172" w14:textId="77777777" w:rsidTr="00D47338">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350702C0" w14:textId="77777777" w:rsidR="002575EF" w:rsidRPr="00AE6A2C" w:rsidRDefault="002575EF" w:rsidP="002575EF">
            <w:pPr>
              <w:spacing w:before="120" w:after="120" w:line="180" w:lineRule="atLeast"/>
              <w:jc w:val="left"/>
              <w:rPr>
                <w:color w:val="auto"/>
              </w:rPr>
            </w:pPr>
            <w:r w:rsidRPr="00AE6A2C">
              <w:rPr>
                <w:color w:val="auto"/>
              </w:rPr>
              <w:t>5</w:t>
            </w:r>
          </w:p>
        </w:tc>
        <w:tc>
          <w:tcPr>
            <w:tcW w:w="3351" w:type="pct"/>
          </w:tcPr>
          <w:p w14:paraId="69014056" w14:textId="02785FA6" w:rsidR="002575EF" w:rsidRPr="00AE6A2C" w:rsidRDefault="002575EF" w:rsidP="0DD22410">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rPr>
                <w:i/>
                <w:iCs/>
              </w:rPr>
            </w:pPr>
            <w:r w:rsidRPr="0DD22410">
              <w:t>[</w:t>
            </w:r>
            <w:r w:rsidRPr="0DD22410">
              <w:rPr>
                <w:i/>
                <w:iCs/>
              </w:rPr>
              <w:t xml:space="preserve">Once </w:t>
            </w:r>
            <w:r w:rsidR="009F254E" w:rsidRPr="0DD22410">
              <w:rPr>
                <w:i/>
                <w:iCs/>
              </w:rPr>
              <w:t xml:space="preserve">Funder </w:t>
            </w:r>
            <w:r w:rsidRPr="0DD22410">
              <w:rPr>
                <w:i/>
                <w:iCs/>
              </w:rPr>
              <w:t>approval has been granted, finalise and submit content</w:t>
            </w:r>
            <w:r w:rsidRPr="0DD22410">
              <w:t>]</w:t>
            </w:r>
          </w:p>
        </w:tc>
        <w:tc>
          <w:tcPr>
            <w:tcW w:w="1309" w:type="pct"/>
          </w:tcPr>
          <w:p w14:paraId="700E217E" w14:textId="57DDF6CD" w:rsidR="002575EF" w:rsidRPr="00AE6A2C" w:rsidRDefault="002575EF" w:rsidP="002575EF">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t>I</w:t>
            </w:r>
            <w:r w:rsidRPr="0072587B">
              <w:t>nsert]</w:t>
            </w:r>
          </w:p>
        </w:tc>
      </w:tr>
    </w:tbl>
    <w:p w14:paraId="3A00CA3A" w14:textId="77777777" w:rsidR="00D926C9" w:rsidRPr="00AE6A2C" w:rsidRDefault="00D926C9" w:rsidP="00D926C9"/>
    <w:p w14:paraId="4B5AD78E" w14:textId="77777777" w:rsidR="00D926C9" w:rsidRPr="00AE6A2C" w:rsidRDefault="00D926C9" w:rsidP="00D926C9">
      <w:r w:rsidRPr="00AE6A2C">
        <w:rPr>
          <w:color w:val="FF0000"/>
        </w:rPr>
        <w:t>[</w:t>
      </w:r>
      <w:r w:rsidRPr="00AE6A2C">
        <w:rPr>
          <w:b/>
          <w:color w:val="FF0000"/>
        </w:rPr>
        <w:t>OPTION B - medium complexity:</w:t>
      </w:r>
      <w:r w:rsidRPr="00AE6A2C">
        <w:rPr>
          <w:color w:val="FF0000"/>
        </w:rPr>
        <w:t xml:space="preserve"> the deliverables require multiple tasks/activities to be undertaken to produce the relevant deliverable]</w:t>
      </w:r>
    </w:p>
    <w:tbl>
      <w:tblPr>
        <w:tblStyle w:val="Schedules"/>
        <w:tblW w:w="0" w:type="auto"/>
        <w:tblLook w:val="04A0" w:firstRow="1" w:lastRow="0" w:firstColumn="1" w:lastColumn="0" w:noHBand="0" w:noVBand="1"/>
      </w:tblPr>
      <w:tblGrid>
        <w:gridCol w:w="562"/>
        <w:gridCol w:w="3119"/>
        <w:gridCol w:w="2835"/>
        <w:gridCol w:w="2952"/>
      </w:tblGrid>
      <w:tr w:rsidR="00D926C9" w:rsidRPr="00AE6A2C" w14:paraId="4C8E006F" w14:textId="77777777" w:rsidTr="00D47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770C3D2C" w14:textId="77777777" w:rsidR="00D926C9" w:rsidRPr="00AE6A2C" w:rsidRDefault="00D926C9" w:rsidP="00260051"/>
        </w:tc>
        <w:tc>
          <w:tcPr>
            <w:tcW w:w="3119" w:type="dxa"/>
          </w:tcPr>
          <w:p w14:paraId="2B93B1FA"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E7E9F1"/>
              </w:rPr>
            </w:pPr>
            <w:r w:rsidRPr="00AE6A2C">
              <w:rPr>
                <w:color w:val="E7E9F1"/>
              </w:rPr>
              <w:t>Services description</w:t>
            </w:r>
          </w:p>
          <w:p w14:paraId="5C1F9A5C"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b w:val="0"/>
                <w:color w:val="E7E9F1"/>
              </w:rPr>
            </w:pPr>
            <w:r w:rsidRPr="00AE6A2C">
              <w:rPr>
                <w:b w:val="0"/>
                <w:color w:val="E7E9F1"/>
              </w:rPr>
              <w:t>(activities to be undertaken)</w:t>
            </w:r>
          </w:p>
        </w:tc>
        <w:tc>
          <w:tcPr>
            <w:tcW w:w="2835" w:type="dxa"/>
          </w:tcPr>
          <w:p w14:paraId="4371B3C2"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E7E9F1"/>
              </w:rPr>
            </w:pPr>
            <w:r w:rsidRPr="00AE6A2C">
              <w:rPr>
                <w:color w:val="E7E9F1"/>
              </w:rPr>
              <w:t>Deliverable</w:t>
            </w:r>
          </w:p>
          <w:p w14:paraId="7C09E85F"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b w:val="0"/>
                <w:color w:val="E7E9F1"/>
              </w:rPr>
            </w:pPr>
            <w:r w:rsidRPr="00AE6A2C">
              <w:rPr>
                <w:b w:val="0"/>
                <w:color w:val="E7E9F1"/>
              </w:rPr>
              <w:t>(output)</w:t>
            </w:r>
          </w:p>
        </w:tc>
        <w:tc>
          <w:tcPr>
            <w:tcW w:w="2952" w:type="dxa"/>
          </w:tcPr>
          <w:p w14:paraId="23248EFB" w14:textId="77777777" w:rsidR="00D926C9" w:rsidRPr="00AE6A2C" w:rsidRDefault="00D926C9" w:rsidP="00260051">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E7E9F1"/>
              </w:rPr>
            </w:pPr>
            <w:r w:rsidRPr="00AE6A2C">
              <w:rPr>
                <w:color w:val="E7E9F1"/>
              </w:rPr>
              <w:t>Estimated completion date</w:t>
            </w:r>
          </w:p>
        </w:tc>
      </w:tr>
      <w:tr w:rsidR="00AD75D4" w:rsidRPr="00AE6A2C" w14:paraId="5A136416" w14:textId="77777777" w:rsidTr="00D47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EB38693" w14:textId="77777777" w:rsidR="00AD75D4" w:rsidRPr="00AE6A2C" w:rsidRDefault="00AD75D4" w:rsidP="00AD75D4">
            <w:pPr>
              <w:jc w:val="left"/>
              <w:rPr>
                <w:color w:val="auto"/>
              </w:rPr>
            </w:pPr>
            <w:r w:rsidRPr="00AE6A2C">
              <w:rPr>
                <w:color w:val="auto"/>
              </w:rPr>
              <w:t>1</w:t>
            </w:r>
          </w:p>
        </w:tc>
        <w:tc>
          <w:tcPr>
            <w:tcW w:w="3119" w:type="dxa"/>
          </w:tcPr>
          <w:p w14:paraId="1035219A" w14:textId="77777777" w:rsidR="00AD75D4" w:rsidRPr="00AD75D4" w:rsidRDefault="00AD75D4" w:rsidP="00AD75D4">
            <w:pPr>
              <w:pStyle w:val="TableText"/>
              <w:cnfStyle w:val="000000100000" w:firstRow="0" w:lastRow="0" w:firstColumn="0" w:lastColumn="0" w:oddVBand="0" w:evenVBand="0" w:oddHBand="1" w:evenHBand="0" w:firstRowFirstColumn="0" w:firstRowLastColumn="0" w:lastRowFirstColumn="0" w:lastRowLastColumn="0"/>
              <w:rPr>
                <w:i/>
                <w:iCs/>
              </w:rPr>
            </w:pPr>
            <w:r w:rsidRPr="00AD75D4">
              <w:rPr>
                <w:i/>
                <w:iCs/>
              </w:rPr>
              <w:t>[E.g. Participant consent drafted</w:t>
            </w:r>
          </w:p>
          <w:p w14:paraId="28FD8ABB" w14:textId="6156D654" w:rsidR="00AD75D4" w:rsidRPr="00AD75D4" w:rsidRDefault="00AD75D4" w:rsidP="00AD75D4">
            <w:pPr>
              <w:pStyle w:val="TableText"/>
              <w:cnfStyle w:val="000000100000" w:firstRow="0" w:lastRow="0" w:firstColumn="0" w:lastColumn="0" w:oddVBand="0" w:evenVBand="0" w:oddHBand="1" w:evenHBand="0" w:firstRowFirstColumn="0" w:firstRowLastColumn="0" w:lastRowFirstColumn="0" w:lastRowLastColumn="0"/>
              <w:rPr>
                <w:i/>
                <w:iCs/>
              </w:rPr>
            </w:pPr>
            <w:r w:rsidRPr="00AD75D4">
              <w:rPr>
                <w:i/>
                <w:iCs/>
              </w:rPr>
              <w:t>Ethics application submission]</w:t>
            </w:r>
          </w:p>
        </w:tc>
        <w:tc>
          <w:tcPr>
            <w:tcW w:w="2835" w:type="dxa"/>
          </w:tcPr>
          <w:p w14:paraId="21BFE47A" w14:textId="6E495D89" w:rsidR="00AD75D4" w:rsidRPr="00AD75D4" w:rsidRDefault="00AD75D4" w:rsidP="00AD75D4">
            <w:pPr>
              <w:pStyle w:val="TableText"/>
              <w:cnfStyle w:val="000000100000" w:firstRow="0" w:lastRow="0" w:firstColumn="0" w:lastColumn="0" w:oddVBand="0" w:evenVBand="0" w:oddHBand="1" w:evenHBand="0" w:firstRowFirstColumn="0" w:firstRowLastColumn="0" w:lastRowFirstColumn="0" w:lastRowLastColumn="0"/>
              <w:rPr>
                <w:i/>
                <w:iCs/>
              </w:rPr>
            </w:pPr>
            <w:r w:rsidRPr="00AD75D4">
              <w:rPr>
                <w:i/>
                <w:iCs/>
              </w:rPr>
              <w:t>[Ethics approval granted]</w:t>
            </w:r>
          </w:p>
        </w:tc>
        <w:tc>
          <w:tcPr>
            <w:tcW w:w="2952" w:type="dxa"/>
          </w:tcPr>
          <w:p w14:paraId="59ACED2B" w14:textId="14DB3023" w:rsidR="00AD75D4" w:rsidRPr="00AE6A2C" w:rsidRDefault="00AD75D4" w:rsidP="00AD75D4">
            <w:pPr>
              <w:pStyle w:val="TableText"/>
              <w:cnfStyle w:val="000000100000" w:firstRow="0" w:lastRow="0" w:firstColumn="0" w:lastColumn="0" w:oddVBand="0" w:evenVBand="0" w:oddHBand="1" w:evenHBand="0" w:firstRowFirstColumn="0" w:firstRowLastColumn="0" w:lastRowFirstColumn="0" w:lastRowLastColumn="0"/>
            </w:pPr>
            <w:r w:rsidRPr="004D7B5C">
              <w:t>[</w:t>
            </w:r>
            <w:r>
              <w:t>I</w:t>
            </w:r>
            <w:r w:rsidRPr="004D7B5C">
              <w:t>nsert]</w:t>
            </w:r>
          </w:p>
        </w:tc>
      </w:tr>
      <w:tr w:rsidR="00AD75D4" w:rsidRPr="00AE6A2C" w14:paraId="534E2F96" w14:textId="77777777" w:rsidTr="00D473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F37530" w14:textId="77777777" w:rsidR="00AD75D4" w:rsidRPr="00AE6A2C" w:rsidRDefault="00AD75D4" w:rsidP="00AD75D4">
            <w:pPr>
              <w:jc w:val="left"/>
              <w:rPr>
                <w:color w:val="auto"/>
              </w:rPr>
            </w:pPr>
            <w:r w:rsidRPr="00AE6A2C">
              <w:rPr>
                <w:color w:val="auto"/>
              </w:rPr>
              <w:t>2</w:t>
            </w:r>
          </w:p>
        </w:tc>
        <w:tc>
          <w:tcPr>
            <w:tcW w:w="3119" w:type="dxa"/>
          </w:tcPr>
          <w:p w14:paraId="7AE37A11" w14:textId="1FA5C59A" w:rsidR="00AD75D4" w:rsidRPr="00AD75D4" w:rsidRDefault="00AD75D4" w:rsidP="00AD75D4">
            <w:pPr>
              <w:pStyle w:val="TableText"/>
              <w:cnfStyle w:val="000000010000" w:firstRow="0" w:lastRow="0" w:firstColumn="0" w:lastColumn="0" w:oddVBand="0" w:evenVBand="0" w:oddHBand="0" w:evenHBand="1" w:firstRowFirstColumn="0" w:firstRowLastColumn="0" w:lastRowFirstColumn="0" w:lastRowLastColumn="0"/>
              <w:rPr>
                <w:i/>
                <w:iCs/>
              </w:rPr>
            </w:pPr>
            <w:r w:rsidRPr="00AD75D4">
              <w:rPr>
                <w:i/>
                <w:iCs/>
              </w:rPr>
              <w:t xml:space="preserve">[Recruitment of participants]  </w:t>
            </w:r>
          </w:p>
        </w:tc>
        <w:tc>
          <w:tcPr>
            <w:tcW w:w="2835" w:type="dxa"/>
          </w:tcPr>
          <w:p w14:paraId="03CED0E5" w14:textId="7E3ECD65" w:rsidR="00AD75D4" w:rsidRPr="00AD75D4" w:rsidRDefault="00AD75D4" w:rsidP="0DD22410">
            <w:pPr>
              <w:pStyle w:val="TableText"/>
              <w:cnfStyle w:val="000000010000" w:firstRow="0" w:lastRow="0" w:firstColumn="0" w:lastColumn="0" w:oddVBand="0" w:evenVBand="0" w:oddHBand="0" w:evenHBand="1" w:firstRowFirstColumn="0" w:firstRowLastColumn="0" w:lastRowFirstColumn="0" w:lastRowLastColumn="0"/>
              <w:rPr>
                <w:i/>
                <w:iCs/>
              </w:rPr>
            </w:pPr>
            <w:r w:rsidRPr="0DD22410">
              <w:rPr>
                <w:i/>
                <w:iCs/>
              </w:rPr>
              <w:t>[40 participants recruited and consent forms received]</w:t>
            </w:r>
          </w:p>
        </w:tc>
        <w:tc>
          <w:tcPr>
            <w:tcW w:w="2952" w:type="dxa"/>
          </w:tcPr>
          <w:p w14:paraId="30309844" w14:textId="0DD137E9" w:rsidR="00AD75D4" w:rsidRPr="00AE6A2C" w:rsidRDefault="00AD75D4" w:rsidP="00AD75D4">
            <w:pPr>
              <w:pStyle w:val="TableText"/>
              <w:cnfStyle w:val="000000010000" w:firstRow="0" w:lastRow="0" w:firstColumn="0" w:lastColumn="0" w:oddVBand="0" w:evenVBand="0" w:oddHBand="0" w:evenHBand="1" w:firstRowFirstColumn="0" w:firstRowLastColumn="0" w:lastRowFirstColumn="0" w:lastRowLastColumn="0"/>
            </w:pPr>
            <w:r w:rsidRPr="004D7B5C">
              <w:t>[</w:t>
            </w:r>
            <w:r>
              <w:t>I</w:t>
            </w:r>
            <w:r w:rsidRPr="004D7B5C">
              <w:t>nsert]</w:t>
            </w:r>
          </w:p>
        </w:tc>
      </w:tr>
      <w:tr w:rsidR="00AD75D4" w:rsidRPr="00AE6A2C" w14:paraId="173D90BF" w14:textId="77777777" w:rsidTr="00D47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8460E2" w14:textId="77777777" w:rsidR="00AD75D4" w:rsidRPr="00AE6A2C" w:rsidRDefault="00AD75D4" w:rsidP="00AD75D4">
            <w:pPr>
              <w:jc w:val="left"/>
              <w:rPr>
                <w:color w:val="auto"/>
              </w:rPr>
            </w:pPr>
            <w:r w:rsidRPr="00AE6A2C">
              <w:rPr>
                <w:color w:val="auto"/>
              </w:rPr>
              <w:t>3</w:t>
            </w:r>
          </w:p>
        </w:tc>
        <w:tc>
          <w:tcPr>
            <w:tcW w:w="3119" w:type="dxa"/>
          </w:tcPr>
          <w:p w14:paraId="63B13771" w14:textId="77777777" w:rsidR="00AD75D4" w:rsidRPr="00AD75D4" w:rsidRDefault="00AD75D4" w:rsidP="00AD75D4">
            <w:pPr>
              <w:pStyle w:val="TableText"/>
              <w:cnfStyle w:val="000000100000" w:firstRow="0" w:lastRow="0" w:firstColumn="0" w:lastColumn="0" w:oddVBand="0" w:evenVBand="0" w:oddHBand="1" w:evenHBand="0" w:firstRowFirstColumn="0" w:firstRowLastColumn="0" w:lastRowFirstColumn="0" w:lastRowLastColumn="0"/>
              <w:rPr>
                <w:i/>
                <w:iCs/>
              </w:rPr>
            </w:pPr>
            <w:r w:rsidRPr="00AD75D4">
              <w:rPr>
                <w:i/>
                <w:iCs/>
              </w:rPr>
              <w:t>[Participants interviews</w:t>
            </w:r>
          </w:p>
          <w:p w14:paraId="34D6DD04" w14:textId="20A8D8F2" w:rsidR="00AD75D4" w:rsidRPr="00AD75D4" w:rsidRDefault="00AD75D4" w:rsidP="00AD75D4">
            <w:pPr>
              <w:pStyle w:val="TableText"/>
              <w:cnfStyle w:val="000000100000" w:firstRow="0" w:lastRow="0" w:firstColumn="0" w:lastColumn="0" w:oddVBand="0" w:evenVBand="0" w:oddHBand="1" w:evenHBand="0" w:firstRowFirstColumn="0" w:firstRowLastColumn="0" w:lastRowFirstColumn="0" w:lastRowLastColumn="0"/>
              <w:rPr>
                <w:i/>
                <w:iCs/>
              </w:rPr>
            </w:pPr>
            <w:r w:rsidRPr="00AD75D4">
              <w:rPr>
                <w:i/>
                <w:iCs/>
              </w:rPr>
              <w:t>Data gathering and analysis]</w:t>
            </w:r>
          </w:p>
        </w:tc>
        <w:tc>
          <w:tcPr>
            <w:tcW w:w="2835" w:type="dxa"/>
          </w:tcPr>
          <w:p w14:paraId="31E9B6D3" w14:textId="395BEA2B" w:rsidR="00AD75D4" w:rsidRPr="00AD75D4" w:rsidRDefault="00AD75D4" w:rsidP="00AD75D4">
            <w:pPr>
              <w:pStyle w:val="TableText"/>
              <w:cnfStyle w:val="000000100000" w:firstRow="0" w:lastRow="0" w:firstColumn="0" w:lastColumn="0" w:oddVBand="0" w:evenVBand="0" w:oddHBand="1" w:evenHBand="0" w:firstRowFirstColumn="0" w:firstRowLastColumn="0" w:lastRowFirstColumn="0" w:lastRowLastColumn="0"/>
              <w:rPr>
                <w:i/>
                <w:iCs/>
              </w:rPr>
            </w:pPr>
            <w:r w:rsidRPr="00AD75D4">
              <w:rPr>
                <w:i/>
                <w:iCs/>
              </w:rPr>
              <w:t xml:space="preserve">[Interim research report] </w:t>
            </w:r>
          </w:p>
        </w:tc>
        <w:tc>
          <w:tcPr>
            <w:tcW w:w="2952" w:type="dxa"/>
          </w:tcPr>
          <w:p w14:paraId="6E17845B" w14:textId="76706A7F" w:rsidR="00AD75D4" w:rsidRPr="00AE6A2C" w:rsidRDefault="00AD75D4" w:rsidP="00AD75D4">
            <w:pPr>
              <w:pStyle w:val="TableText"/>
              <w:cnfStyle w:val="000000100000" w:firstRow="0" w:lastRow="0" w:firstColumn="0" w:lastColumn="0" w:oddVBand="0" w:evenVBand="0" w:oddHBand="1" w:evenHBand="0" w:firstRowFirstColumn="0" w:firstRowLastColumn="0" w:lastRowFirstColumn="0" w:lastRowLastColumn="0"/>
            </w:pPr>
            <w:r w:rsidRPr="004D7B5C">
              <w:t>[</w:t>
            </w:r>
            <w:r>
              <w:t>I</w:t>
            </w:r>
            <w:r w:rsidRPr="004D7B5C">
              <w:t>nsert]</w:t>
            </w:r>
          </w:p>
        </w:tc>
      </w:tr>
      <w:tr w:rsidR="00AD75D4" w:rsidRPr="00AE6A2C" w14:paraId="543F752C" w14:textId="77777777" w:rsidTr="00D473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FE6A244" w14:textId="77777777" w:rsidR="00AD75D4" w:rsidRPr="00AE6A2C" w:rsidRDefault="00AD75D4" w:rsidP="00AD75D4">
            <w:pPr>
              <w:jc w:val="left"/>
              <w:rPr>
                <w:color w:val="auto"/>
              </w:rPr>
            </w:pPr>
            <w:r w:rsidRPr="00AE6A2C">
              <w:rPr>
                <w:color w:val="auto"/>
              </w:rPr>
              <w:t>4</w:t>
            </w:r>
          </w:p>
        </w:tc>
        <w:tc>
          <w:tcPr>
            <w:tcW w:w="3119" w:type="dxa"/>
          </w:tcPr>
          <w:p w14:paraId="3DEBCAFE" w14:textId="4AE4CC98" w:rsidR="00AD75D4" w:rsidRPr="00AD75D4" w:rsidRDefault="00AD75D4" w:rsidP="00AD75D4">
            <w:pPr>
              <w:pStyle w:val="TableText"/>
              <w:cnfStyle w:val="000000010000" w:firstRow="0" w:lastRow="0" w:firstColumn="0" w:lastColumn="0" w:oddVBand="0" w:evenVBand="0" w:oddHBand="0" w:evenHBand="1" w:firstRowFirstColumn="0" w:firstRowLastColumn="0" w:lastRowFirstColumn="0" w:lastRowLastColumn="0"/>
              <w:rPr>
                <w:i/>
                <w:iCs/>
              </w:rPr>
            </w:pPr>
            <w:r w:rsidRPr="00AD75D4">
              <w:rPr>
                <w:i/>
                <w:iCs/>
              </w:rPr>
              <w:t>[Peer review and revisions]</w:t>
            </w:r>
          </w:p>
        </w:tc>
        <w:tc>
          <w:tcPr>
            <w:tcW w:w="2835" w:type="dxa"/>
          </w:tcPr>
          <w:p w14:paraId="19D74645" w14:textId="2DE75175" w:rsidR="00AD75D4" w:rsidRPr="00AD75D4" w:rsidRDefault="00AD75D4" w:rsidP="00AD75D4">
            <w:pPr>
              <w:pStyle w:val="TableText"/>
              <w:cnfStyle w:val="000000010000" w:firstRow="0" w:lastRow="0" w:firstColumn="0" w:lastColumn="0" w:oddVBand="0" w:evenVBand="0" w:oddHBand="0" w:evenHBand="1" w:firstRowFirstColumn="0" w:firstRowLastColumn="0" w:lastRowFirstColumn="0" w:lastRowLastColumn="0"/>
              <w:rPr>
                <w:i/>
                <w:iCs/>
              </w:rPr>
            </w:pPr>
            <w:r w:rsidRPr="00AD75D4">
              <w:rPr>
                <w:i/>
                <w:iCs/>
              </w:rPr>
              <w:t xml:space="preserve">[Final research report] </w:t>
            </w:r>
          </w:p>
        </w:tc>
        <w:tc>
          <w:tcPr>
            <w:tcW w:w="2952" w:type="dxa"/>
          </w:tcPr>
          <w:p w14:paraId="72AF904B" w14:textId="36E7A27B" w:rsidR="00AD75D4" w:rsidRPr="00AE6A2C" w:rsidRDefault="00AD75D4" w:rsidP="00AD75D4">
            <w:pPr>
              <w:pStyle w:val="TableText"/>
              <w:cnfStyle w:val="000000010000" w:firstRow="0" w:lastRow="0" w:firstColumn="0" w:lastColumn="0" w:oddVBand="0" w:evenVBand="0" w:oddHBand="0" w:evenHBand="1" w:firstRowFirstColumn="0" w:firstRowLastColumn="0" w:lastRowFirstColumn="0" w:lastRowLastColumn="0"/>
            </w:pPr>
            <w:r w:rsidRPr="004D7B5C">
              <w:t>[</w:t>
            </w:r>
            <w:r>
              <w:t>I</w:t>
            </w:r>
            <w:r w:rsidRPr="004D7B5C">
              <w:t>nsert]</w:t>
            </w:r>
          </w:p>
        </w:tc>
      </w:tr>
    </w:tbl>
    <w:p w14:paraId="217EF06E" w14:textId="77777777" w:rsidR="00D926C9" w:rsidRPr="00AE6A2C" w:rsidRDefault="00D926C9" w:rsidP="00D926C9"/>
    <w:p w14:paraId="1DDA5E77" w14:textId="77777777" w:rsidR="00D926C9" w:rsidRPr="004B7BD8" w:rsidRDefault="00D926C9" w:rsidP="00D926C9">
      <w:r w:rsidRPr="0DD22410">
        <w:rPr>
          <w:color w:val="FF0000"/>
        </w:rPr>
        <w:t>[</w:t>
      </w:r>
      <w:r w:rsidRPr="0DD22410">
        <w:rPr>
          <w:b/>
          <w:bCs/>
          <w:color w:val="FF0000"/>
        </w:rPr>
        <w:t>OPTION C - High complexity:</w:t>
      </w:r>
      <w:r w:rsidRPr="0DD22410">
        <w:rPr>
          <w:color w:val="FF0000"/>
        </w:rPr>
        <w:t xml:space="preserve"> the same as the medium complexity option but has multiple stages]</w:t>
      </w:r>
    </w:p>
    <w:tbl>
      <w:tblPr>
        <w:tblStyle w:val="Schedules"/>
        <w:tblW w:w="0" w:type="auto"/>
        <w:tblLook w:val="04A0" w:firstRow="1" w:lastRow="0" w:firstColumn="1" w:lastColumn="0" w:noHBand="0" w:noVBand="1"/>
      </w:tblPr>
      <w:tblGrid>
        <w:gridCol w:w="562"/>
        <w:gridCol w:w="3803"/>
        <w:gridCol w:w="2976"/>
        <w:gridCol w:w="2127"/>
      </w:tblGrid>
      <w:tr w:rsidR="004B7BD8" w14:paraId="45E69C88" w14:textId="77777777" w:rsidTr="00D47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6E9AFC43" w14:textId="77777777" w:rsidR="004B7BD8" w:rsidRPr="007666F8" w:rsidRDefault="004B7BD8" w:rsidP="00260051"/>
        </w:tc>
        <w:tc>
          <w:tcPr>
            <w:tcW w:w="3803" w:type="dxa"/>
          </w:tcPr>
          <w:p w14:paraId="4ACC8BC1" w14:textId="77777777" w:rsidR="004B7BD8" w:rsidRPr="006F27A8" w:rsidRDefault="004B7BD8" w:rsidP="00260051">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Services description</w:t>
            </w:r>
          </w:p>
          <w:p w14:paraId="241A36DE" w14:textId="77777777" w:rsidR="004B7BD8" w:rsidRPr="00F33809" w:rsidRDefault="004B7BD8" w:rsidP="00260051">
            <w:pPr>
              <w:spacing w:after="120" w:line="180" w:lineRule="atLeast"/>
              <w:jc w:val="left"/>
              <w:cnfStyle w:val="100000000000" w:firstRow="1" w:lastRow="0" w:firstColumn="0" w:lastColumn="0" w:oddVBand="0" w:evenVBand="0" w:oddHBand="0" w:evenHBand="0" w:firstRowFirstColumn="0" w:firstRowLastColumn="0" w:lastRowFirstColumn="0" w:lastRowLastColumn="0"/>
              <w:rPr>
                <w:b w:val="0"/>
                <w:bCs/>
                <w:color w:val="FFFFFF" w:themeColor="background1"/>
              </w:rPr>
            </w:pPr>
            <w:r w:rsidRPr="00F33809">
              <w:rPr>
                <w:b w:val="0"/>
                <w:bCs/>
                <w:color w:val="FFFFFF" w:themeColor="background1"/>
              </w:rPr>
              <w:t>(activities to be undertaken)</w:t>
            </w:r>
          </w:p>
        </w:tc>
        <w:tc>
          <w:tcPr>
            <w:tcW w:w="2976" w:type="dxa"/>
          </w:tcPr>
          <w:p w14:paraId="1CB7AEA1" w14:textId="77777777" w:rsidR="004B7BD8" w:rsidRPr="006F27A8" w:rsidRDefault="004B7BD8" w:rsidP="00260051">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Deliverable</w:t>
            </w:r>
          </w:p>
          <w:p w14:paraId="4DB31102" w14:textId="77777777" w:rsidR="004B7BD8" w:rsidRPr="00F33809" w:rsidRDefault="004B7BD8" w:rsidP="00260051">
            <w:pPr>
              <w:spacing w:after="120" w:line="180" w:lineRule="atLeast"/>
              <w:jc w:val="left"/>
              <w:cnfStyle w:val="100000000000" w:firstRow="1" w:lastRow="0" w:firstColumn="0" w:lastColumn="0" w:oddVBand="0" w:evenVBand="0" w:oddHBand="0" w:evenHBand="0" w:firstRowFirstColumn="0" w:firstRowLastColumn="0" w:lastRowFirstColumn="0" w:lastRowLastColumn="0"/>
              <w:rPr>
                <w:b w:val="0"/>
                <w:bCs/>
                <w:color w:val="FFFFFF" w:themeColor="background1"/>
              </w:rPr>
            </w:pPr>
            <w:r w:rsidRPr="00F33809">
              <w:rPr>
                <w:b w:val="0"/>
                <w:bCs/>
                <w:color w:val="FFFFFF" w:themeColor="background1"/>
              </w:rPr>
              <w:t>(output)</w:t>
            </w:r>
          </w:p>
        </w:tc>
        <w:tc>
          <w:tcPr>
            <w:tcW w:w="2127" w:type="dxa"/>
          </w:tcPr>
          <w:p w14:paraId="69A04E3E" w14:textId="77777777" w:rsidR="004B7BD8" w:rsidRPr="006F27A8" w:rsidRDefault="004B7BD8" w:rsidP="00260051">
            <w:pPr>
              <w:spacing w:after="120" w:line="18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Estimated completion date</w:t>
            </w:r>
          </w:p>
        </w:tc>
      </w:tr>
      <w:tr w:rsidR="004B7BD8" w:rsidRPr="004D7B5C" w14:paraId="69F0E709" w14:textId="77777777" w:rsidTr="00D47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8" w:type="dxa"/>
            <w:gridSpan w:val="4"/>
          </w:tcPr>
          <w:p w14:paraId="3B0FD87C" w14:textId="77777777" w:rsidR="004B7BD8" w:rsidRPr="004D7B5C" w:rsidRDefault="004B7BD8" w:rsidP="00260051">
            <w:pPr>
              <w:spacing w:after="120" w:line="180" w:lineRule="atLeast"/>
              <w:jc w:val="left"/>
              <w:rPr>
                <w:iCs/>
              </w:rPr>
            </w:pPr>
            <w:r>
              <w:rPr>
                <w:iCs/>
                <w:color w:val="auto"/>
              </w:rPr>
              <w:t>[</w:t>
            </w:r>
            <w:r w:rsidRPr="006E0753">
              <w:rPr>
                <w:i/>
                <w:color w:val="auto"/>
              </w:rPr>
              <w:t>e.g. Phase 1: Study design/planning</w:t>
            </w:r>
            <w:r>
              <w:rPr>
                <w:iCs/>
                <w:color w:val="auto"/>
              </w:rPr>
              <w:t>]</w:t>
            </w:r>
          </w:p>
        </w:tc>
      </w:tr>
      <w:tr w:rsidR="004B7BD8" w:rsidRPr="004D7B5C" w14:paraId="4B2B255A" w14:textId="77777777" w:rsidTr="00D473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9DC23E0" w14:textId="77777777" w:rsidR="004B7BD8" w:rsidRPr="004D7B5C" w:rsidRDefault="004B7BD8" w:rsidP="00260051">
            <w:pPr>
              <w:rPr>
                <w:iCs/>
              </w:rPr>
            </w:pPr>
            <w:r w:rsidRPr="004D7B5C">
              <w:rPr>
                <w:iCs/>
              </w:rPr>
              <w:t>1</w:t>
            </w:r>
          </w:p>
        </w:tc>
        <w:tc>
          <w:tcPr>
            <w:tcW w:w="3803" w:type="dxa"/>
          </w:tcPr>
          <w:p w14:paraId="6D593FE2" w14:textId="77777777" w:rsidR="004B7BD8" w:rsidRPr="006E0753"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
              </w:rPr>
            </w:pPr>
            <w:r>
              <w:rPr>
                <w:iCs/>
              </w:rPr>
              <w:t>[</w:t>
            </w:r>
            <w:r w:rsidRPr="006E0753">
              <w:rPr>
                <w:i/>
              </w:rPr>
              <w:t>Protocol drafting</w:t>
            </w:r>
          </w:p>
          <w:p w14:paraId="13F4B671" w14:textId="77777777" w:rsidR="004B7BD8" w:rsidRPr="006E0753"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
              </w:rPr>
            </w:pPr>
            <w:r w:rsidRPr="006E0753">
              <w:rPr>
                <w:i/>
              </w:rPr>
              <w:t xml:space="preserve">Participant data collection forms </w:t>
            </w:r>
          </w:p>
          <w:p w14:paraId="2E07D1E9"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6E0753">
              <w:rPr>
                <w:i/>
              </w:rPr>
              <w:t>Collaboration sites confirmed</w:t>
            </w:r>
            <w:r>
              <w:rPr>
                <w:iCs/>
              </w:rPr>
              <w:t>]</w:t>
            </w:r>
          </w:p>
        </w:tc>
        <w:tc>
          <w:tcPr>
            <w:tcW w:w="2976" w:type="dxa"/>
          </w:tcPr>
          <w:p w14:paraId="7D0CAEB5"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Pr="006E0753">
              <w:rPr>
                <w:i/>
              </w:rPr>
              <w:t>Finalised protocol and consent forms</w:t>
            </w:r>
            <w:r>
              <w:rPr>
                <w:iCs/>
              </w:rPr>
              <w:t>]</w:t>
            </w:r>
          </w:p>
        </w:tc>
        <w:tc>
          <w:tcPr>
            <w:tcW w:w="2127" w:type="dxa"/>
          </w:tcPr>
          <w:p w14:paraId="6A975880"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Pr>
                <w:iCs/>
              </w:rPr>
              <w:t>I</w:t>
            </w:r>
            <w:r w:rsidRPr="004D7B5C">
              <w:rPr>
                <w:iCs/>
              </w:rPr>
              <w:t>nsert]</w:t>
            </w:r>
          </w:p>
        </w:tc>
      </w:tr>
      <w:tr w:rsidR="004B7BD8" w:rsidRPr="004D7B5C" w14:paraId="3C51BD8E" w14:textId="77777777" w:rsidTr="00D47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44DB64" w14:textId="77777777" w:rsidR="004B7BD8" w:rsidRPr="004D7B5C" w:rsidRDefault="004B7BD8" w:rsidP="00260051">
            <w:pPr>
              <w:rPr>
                <w:iCs/>
              </w:rPr>
            </w:pPr>
            <w:r w:rsidRPr="004D7B5C">
              <w:rPr>
                <w:iCs/>
              </w:rPr>
              <w:t>2</w:t>
            </w:r>
          </w:p>
        </w:tc>
        <w:tc>
          <w:tcPr>
            <w:tcW w:w="3803" w:type="dxa"/>
          </w:tcPr>
          <w:p w14:paraId="59A1622B" w14:textId="77777777" w:rsidR="004B7BD8" w:rsidRPr="006E0753"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
              </w:rPr>
            </w:pPr>
            <w:r>
              <w:rPr>
                <w:iCs/>
              </w:rPr>
              <w:t>[</w:t>
            </w:r>
            <w:r w:rsidRPr="006E0753">
              <w:rPr>
                <w:i/>
              </w:rPr>
              <w:t>NZ ethics application</w:t>
            </w:r>
          </w:p>
          <w:p w14:paraId="74522F02" w14:textId="317814B8" w:rsidR="004B7BD8" w:rsidRPr="004D7B5C"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6E0753">
              <w:rPr>
                <w:i/>
              </w:rPr>
              <w:t>[x overseas] ethics application</w:t>
            </w:r>
            <w:r>
              <w:rPr>
                <w:iCs/>
              </w:rPr>
              <w:t>]</w:t>
            </w:r>
          </w:p>
        </w:tc>
        <w:tc>
          <w:tcPr>
            <w:tcW w:w="2976" w:type="dxa"/>
          </w:tcPr>
          <w:p w14:paraId="0FE24555" w14:textId="77777777" w:rsidR="004B7BD8" w:rsidRPr="004D7B5C"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Pr>
                <w:iCs/>
              </w:rPr>
              <w:t>[</w:t>
            </w:r>
            <w:r w:rsidRPr="006E0753">
              <w:rPr>
                <w:i/>
              </w:rPr>
              <w:t>Ethics approval granted</w:t>
            </w:r>
            <w:r>
              <w:rPr>
                <w:iCs/>
              </w:rPr>
              <w:t>]</w:t>
            </w:r>
          </w:p>
        </w:tc>
        <w:tc>
          <w:tcPr>
            <w:tcW w:w="2127" w:type="dxa"/>
          </w:tcPr>
          <w:p w14:paraId="768A8D0A" w14:textId="77777777" w:rsidR="004B7BD8" w:rsidRPr="004D7B5C"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4D7B5C">
              <w:rPr>
                <w:iCs/>
              </w:rPr>
              <w:t>[</w:t>
            </w:r>
            <w:r>
              <w:rPr>
                <w:iCs/>
              </w:rPr>
              <w:t>I</w:t>
            </w:r>
            <w:r w:rsidRPr="004D7B5C">
              <w:rPr>
                <w:iCs/>
              </w:rPr>
              <w:t>nsert]</w:t>
            </w:r>
          </w:p>
        </w:tc>
      </w:tr>
      <w:tr w:rsidR="004B7BD8" w:rsidRPr="004D7B5C" w14:paraId="0EA160F8" w14:textId="77777777" w:rsidTr="00D473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E1D36B" w14:textId="77777777" w:rsidR="004B7BD8" w:rsidRPr="004D7B5C" w:rsidRDefault="004B7BD8" w:rsidP="00260051">
            <w:pPr>
              <w:rPr>
                <w:iCs/>
              </w:rPr>
            </w:pPr>
            <w:r w:rsidRPr="004D7B5C">
              <w:rPr>
                <w:iCs/>
              </w:rPr>
              <w:t>3</w:t>
            </w:r>
          </w:p>
        </w:tc>
        <w:tc>
          <w:tcPr>
            <w:tcW w:w="3803" w:type="dxa"/>
          </w:tcPr>
          <w:p w14:paraId="407879C0"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Pr="006E0753">
              <w:rPr>
                <w:i/>
              </w:rPr>
              <w:t>Etc.</w:t>
            </w:r>
            <w:r>
              <w:rPr>
                <w:iCs/>
              </w:rPr>
              <w:t>]</w:t>
            </w:r>
          </w:p>
        </w:tc>
        <w:tc>
          <w:tcPr>
            <w:tcW w:w="2976" w:type="dxa"/>
          </w:tcPr>
          <w:p w14:paraId="68E39855"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p>
        </w:tc>
        <w:tc>
          <w:tcPr>
            <w:tcW w:w="2127" w:type="dxa"/>
          </w:tcPr>
          <w:p w14:paraId="7E57F00F"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Pr>
                <w:iCs/>
              </w:rPr>
              <w:t>I</w:t>
            </w:r>
            <w:r w:rsidRPr="004D7B5C">
              <w:rPr>
                <w:iCs/>
              </w:rPr>
              <w:t>nsert]</w:t>
            </w:r>
          </w:p>
        </w:tc>
      </w:tr>
      <w:tr w:rsidR="004B7BD8" w:rsidRPr="004D7B5C" w14:paraId="24B64F4C" w14:textId="77777777" w:rsidTr="00D47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8" w:type="dxa"/>
            <w:gridSpan w:val="4"/>
          </w:tcPr>
          <w:p w14:paraId="6011C4C3" w14:textId="77777777" w:rsidR="004B7BD8" w:rsidRPr="004D7B5C" w:rsidRDefault="004B7BD8" w:rsidP="00260051">
            <w:pPr>
              <w:spacing w:after="120" w:line="180" w:lineRule="atLeast"/>
              <w:jc w:val="left"/>
              <w:rPr>
                <w:iCs/>
              </w:rPr>
            </w:pPr>
            <w:r>
              <w:rPr>
                <w:iCs/>
              </w:rPr>
              <w:t>[</w:t>
            </w:r>
            <w:r w:rsidRPr="00426228">
              <w:rPr>
                <w:i/>
              </w:rPr>
              <w:t>Phase 2: Trial and analysis</w:t>
            </w:r>
            <w:r>
              <w:rPr>
                <w:iCs/>
              </w:rPr>
              <w:t>]</w:t>
            </w:r>
          </w:p>
        </w:tc>
      </w:tr>
      <w:tr w:rsidR="004B7BD8" w:rsidRPr="004D7B5C" w14:paraId="75EF068B" w14:textId="77777777" w:rsidTr="00D473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10CE404" w14:textId="77777777" w:rsidR="004B7BD8" w:rsidRPr="004D7B5C" w:rsidRDefault="004B7BD8" w:rsidP="00260051">
            <w:pPr>
              <w:rPr>
                <w:iCs/>
              </w:rPr>
            </w:pPr>
            <w:r w:rsidRPr="004D7B5C">
              <w:rPr>
                <w:iCs/>
              </w:rPr>
              <w:t>4</w:t>
            </w:r>
          </w:p>
        </w:tc>
        <w:tc>
          <w:tcPr>
            <w:tcW w:w="3803" w:type="dxa"/>
          </w:tcPr>
          <w:p w14:paraId="669412EA"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Pr="00426228">
              <w:rPr>
                <w:i/>
              </w:rPr>
              <w:t>Participant recruitment including consent forms</w:t>
            </w:r>
            <w:r>
              <w:rPr>
                <w:iCs/>
              </w:rPr>
              <w:t>]</w:t>
            </w:r>
          </w:p>
        </w:tc>
        <w:tc>
          <w:tcPr>
            <w:tcW w:w="2976" w:type="dxa"/>
          </w:tcPr>
          <w:p w14:paraId="59A69451"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Pr="00426228">
              <w:rPr>
                <w:i/>
              </w:rPr>
              <w:t>Recruitment complete and all consent forms received</w:t>
            </w:r>
            <w:r>
              <w:rPr>
                <w:iCs/>
              </w:rPr>
              <w:t>]</w:t>
            </w:r>
          </w:p>
        </w:tc>
        <w:tc>
          <w:tcPr>
            <w:tcW w:w="2127" w:type="dxa"/>
          </w:tcPr>
          <w:p w14:paraId="6694CFA6"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Pr>
                <w:iCs/>
              </w:rPr>
              <w:t>I</w:t>
            </w:r>
            <w:r w:rsidRPr="004D7B5C">
              <w:rPr>
                <w:iCs/>
              </w:rPr>
              <w:t>nsert]</w:t>
            </w:r>
          </w:p>
        </w:tc>
      </w:tr>
      <w:tr w:rsidR="004B7BD8" w:rsidRPr="004D7B5C" w14:paraId="3477DFD3" w14:textId="77777777" w:rsidTr="00D47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DDAEA45" w14:textId="77777777" w:rsidR="004B7BD8" w:rsidRPr="004D7B5C" w:rsidRDefault="004B7BD8" w:rsidP="00260051">
            <w:pPr>
              <w:rPr>
                <w:iCs/>
              </w:rPr>
            </w:pPr>
            <w:r w:rsidRPr="004D7B5C">
              <w:rPr>
                <w:iCs/>
              </w:rPr>
              <w:lastRenderedPageBreak/>
              <w:t>5</w:t>
            </w:r>
          </w:p>
        </w:tc>
        <w:tc>
          <w:tcPr>
            <w:tcW w:w="3803" w:type="dxa"/>
          </w:tcPr>
          <w:p w14:paraId="025A48F0" w14:textId="43A41D3F" w:rsidR="004B7BD8" w:rsidRPr="00426228"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
              </w:rPr>
            </w:pPr>
            <w:r>
              <w:rPr>
                <w:iCs/>
              </w:rPr>
              <w:t>[</w:t>
            </w:r>
            <w:r w:rsidR="00500EEA">
              <w:rPr>
                <w:i/>
              </w:rPr>
              <w:t xml:space="preserve">Analyse </w:t>
            </w:r>
            <w:r w:rsidRPr="00426228">
              <w:rPr>
                <w:i/>
              </w:rPr>
              <w:t>Trial</w:t>
            </w:r>
          </w:p>
          <w:p w14:paraId="5CACDA01" w14:textId="77777777" w:rsidR="004B7BD8" w:rsidRPr="00426228"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
              </w:rPr>
            </w:pPr>
            <w:r w:rsidRPr="00426228">
              <w:rPr>
                <w:i/>
              </w:rPr>
              <w:t xml:space="preserve">Data collated </w:t>
            </w:r>
          </w:p>
          <w:p w14:paraId="6E3448C1" w14:textId="33993788" w:rsidR="004B7BD8" w:rsidRPr="004D7B5C"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Pr>
                <w:iCs/>
              </w:rPr>
              <w:t>]</w:t>
            </w:r>
          </w:p>
        </w:tc>
        <w:tc>
          <w:tcPr>
            <w:tcW w:w="2976" w:type="dxa"/>
          </w:tcPr>
          <w:p w14:paraId="66D816A3" w14:textId="77777777" w:rsidR="004B7BD8" w:rsidRPr="004D7B5C"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Pr>
                <w:iCs/>
              </w:rPr>
              <w:t>[</w:t>
            </w:r>
            <w:r w:rsidRPr="00426228">
              <w:rPr>
                <w:i/>
              </w:rPr>
              <w:t>Completed report of findings</w:t>
            </w:r>
            <w:r>
              <w:rPr>
                <w:iCs/>
              </w:rPr>
              <w:t>]</w:t>
            </w:r>
          </w:p>
        </w:tc>
        <w:tc>
          <w:tcPr>
            <w:tcW w:w="2127" w:type="dxa"/>
          </w:tcPr>
          <w:p w14:paraId="0AE9553E" w14:textId="77777777" w:rsidR="004B7BD8" w:rsidRPr="004D7B5C" w:rsidRDefault="004B7BD8" w:rsidP="00260051">
            <w:pPr>
              <w:spacing w:after="120" w:line="180" w:lineRule="atLeast"/>
              <w:jc w:val="left"/>
              <w:cnfStyle w:val="000000100000" w:firstRow="0" w:lastRow="0" w:firstColumn="0" w:lastColumn="0" w:oddVBand="0" w:evenVBand="0" w:oddHBand="1" w:evenHBand="0" w:firstRowFirstColumn="0" w:firstRowLastColumn="0" w:lastRowFirstColumn="0" w:lastRowLastColumn="0"/>
              <w:rPr>
                <w:iCs/>
              </w:rPr>
            </w:pPr>
            <w:r w:rsidRPr="004D7B5C">
              <w:rPr>
                <w:iCs/>
              </w:rPr>
              <w:t>[</w:t>
            </w:r>
            <w:r>
              <w:rPr>
                <w:iCs/>
              </w:rPr>
              <w:t>I</w:t>
            </w:r>
            <w:r w:rsidRPr="004D7B5C">
              <w:rPr>
                <w:iCs/>
              </w:rPr>
              <w:t>nsert]</w:t>
            </w:r>
          </w:p>
        </w:tc>
      </w:tr>
      <w:tr w:rsidR="004B7BD8" w:rsidRPr="004D7B5C" w14:paraId="55A1D0AF" w14:textId="77777777" w:rsidTr="00D473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D2733F" w14:textId="77777777" w:rsidR="004B7BD8" w:rsidRPr="004D7B5C" w:rsidRDefault="004B7BD8" w:rsidP="00260051">
            <w:pPr>
              <w:rPr>
                <w:iCs/>
              </w:rPr>
            </w:pPr>
            <w:r w:rsidRPr="004D7B5C">
              <w:rPr>
                <w:iCs/>
              </w:rPr>
              <w:t xml:space="preserve">6 </w:t>
            </w:r>
          </w:p>
        </w:tc>
        <w:tc>
          <w:tcPr>
            <w:tcW w:w="3803" w:type="dxa"/>
          </w:tcPr>
          <w:p w14:paraId="259C30AC" w14:textId="77777777" w:rsidR="004B7BD8" w:rsidRPr="00426228"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
              </w:rPr>
            </w:pPr>
            <w:r>
              <w:rPr>
                <w:iCs/>
              </w:rPr>
              <w:t>[</w:t>
            </w:r>
            <w:r w:rsidRPr="00426228">
              <w:rPr>
                <w:i/>
              </w:rPr>
              <w:t xml:space="preserve">Draft research paper </w:t>
            </w:r>
          </w:p>
          <w:p w14:paraId="740408D4"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26228">
              <w:rPr>
                <w:i/>
              </w:rPr>
              <w:t>Undertake peer review</w:t>
            </w:r>
            <w:r>
              <w:rPr>
                <w:iCs/>
              </w:rPr>
              <w:t>]</w:t>
            </w:r>
          </w:p>
        </w:tc>
        <w:tc>
          <w:tcPr>
            <w:tcW w:w="2976" w:type="dxa"/>
          </w:tcPr>
          <w:p w14:paraId="59D39EC1"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Pr>
                <w:iCs/>
              </w:rPr>
              <w:t>[</w:t>
            </w:r>
            <w:r w:rsidRPr="00426228">
              <w:rPr>
                <w:i/>
              </w:rPr>
              <w:t>Finalised research paper</w:t>
            </w:r>
            <w:r>
              <w:rPr>
                <w:iCs/>
              </w:rPr>
              <w:t>]</w:t>
            </w:r>
          </w:p>
        </w:tc>
        <w:tc>
          <w:tcPr>
            <w:tcW w:w="2127" w:type="dxa"/>
          </w:tcPr>
          <w:p w14:paraId="267E4821" w14:textId="77777777" w:rsidR="004B7BD8" w:rsidRPr="004D7B5C" w:rsidRDefault="004B7BD8" w:rsidP="00260051">
            <w:pPr>
              <w:spacing w:after="120" w:line="180" w:lineRule="atLeast"/>
              <w:jc w:val="left"/>
              <w:cnfStyle w:val="000000010000" w:firstRow="0" w:lastRow="0" w:firstColumn="0" w:lastColumn="0" w:oddVBand="0" w:evenVBand="0" w:oddHBand="0" w:evenHBand="1" w:firstRowFirstColumn="0" w:firstRowLastColumn="0" w:lastRowFirstColumn="0" w:lastRowLastColumn="0"/>
              <w:rPr>
                <w:iCs/>
              </w:rPr>
            </w:pPr>
            <w:r w:rsidRPr="004D7B5C">
              <w:rPr>
                <w:iCs/>
              </w:rPr>
              <w:t>[</w:t>
            </w:r>
            <w:r>
              <w:rPr>
                <w:iCs/>
              </w:rPr>
              <w:t>I</w:t>
            </w:r>
            <w:r w:rsidRPr="004D7B5C">
              <w:rPr>
                <w:iCs/>
              </w:rPr>
              <w:t>nsert]</w:t>
            </w:r>
          </w:p>
        </w:tc>
      </w:tr>
    </w:tbl>
    <w:p w14:paraId="5B5ADF85" w14:textId="110FC819" w:rsidR="00333101" w:rsidRPr="00AE6A2C" w:rsidRDefault="00333101" w:rsidP="00B83D3E">
      <w:pPr>
        <w:pStyle w:val="Heading2"/>
      </w:pPr>
      <w:r w:rsidRPr="00AE6A2C">
        <w:t>Re</w:t>
      </w:r>
      <w:r w:rsidR="001D22EA" w:rsidRPr="00AE6A2C">
        <w:t>quirements</w:t>
      </w:r>
    </w:p>
    <w:p w14:paraId="6E25D7EB" w14:textId="325390A3" w:rsidR="00B83D3E" w:rsidRPr="00AE6A2C" w:rsidRDefault="009A5E56" w:rsidP="00B83D3E">
      <w:r w:rsidRPr="0DD22410">
        <w:t>[</w:t>
      </w:r>
      <w:r w:rsidRPr="0DD22410">
        <w:rPr>
          <w:highlight w:val="yellow"/>
        </w:rPr>
        <w:t>insert any requirements that the Services or deliverables must comply with e.g. compliance with stated standards, compliance with conditions of a specific ethics approval</w:t>
      </w:r>
      <w:r w:rsidR="00AC1C17" w:rsidRPr="0DD22410">
        <w:rPr>
          <w:highlight w:val="yellow"/>
        </w:rPr>
        <w:t xml:space="preserve">, also include </w:t>
      </w:r>
      <w:r w:rsidR="00CB330F" w:rsidRPr="0DD22410">
        <w:rPr>
          <w:highlight w:val="yellow"/>
        </w:rPr>
        <w:t xml:space="preserve">any specifically relevant policies that should be brought </w:t>
      </w:r>
      <w:r w:rsidR="003B1DAE" w:rsidRPr="0DD22410">
        <w:rPr>
          <w:highlight w:val="yellow"/>
        </w:rPr>
        <w:t>to the Subcontractor’s attention</w:t>
      </w:r>
      <w:r w:rsidRPr="0DD22410">
        <w:t>]</w:t>
      </w:r>
    </w:p>
    <w:p w14:paraId="49C0C82E" w14:textId="77777777" w:rsidR="00D926C9" w:rsidRPr="00AE6A2C" w:rsidRDefault="00D926C9" w:rsidP="00D926C9">
      <w:pPr>
        <w:pStyle w:val="Heading1"/>
      </w:pPr>
      <w:r w:rsidRPr="00AE6A2C">
        <w:t xml:space="preserve">Meetings and Reporting </w:t>
      </w:r>
    </w:p>
    <w:p w14:paraId="03CC7816" w14:textId="77777777" w:rsidR="00D926C9" w:rsidRPr="00AE6A2C" w:rsidRDefault="00D926C9" w:rsidP="00D926C9">
      <w:pPr>
        <w:pStyle w:val="Heading2"/>
      </w:pPr>
      <w:r w:rsidRPr="00AE6A2C">
        <w:t>Meetings</w:t>
      </w:r>
    </w:p>
    <w:p w14:paraId="5627A2A2" w14:textId="7F6A361D" w:rsidR="00D926C9" w:rsidRPr="00AE6A2C" w:rsidRDefault="00D926C9" w:rsidP="00D926C9">
      <w:r w:rsidRPr="00AE6A2C">
        <w:t xml:space="preserve">The University’s and the </w:t>
      </w:r>
      <w:r w:rsidR="00387297" w:rsidRPr="00AE6A2C">
        <w:t>Subcontractor</w:t>
      </w:r>
      <w:r w:rsidRPr="00AE6A2C">
        <w:t>’s designated personnel will attend the meetings at the times</w:t>
      </w:r>
      <w:r w:rsidR="004120F3" w:rsidRPr="00AE6A2C">
        <w:t xml:space="preserve"> set out </w:t>
      </w:r>
      <w:r w:rsidR="00B25C2A" w:rsidRPr="00AE6A2C">
        <w:t>as follows</w:t>
      </w:r>
      <w:r w:rsidRPr="00AE6A2C">
        <w:t>:</w:t>
      </w:r>
    </w:p>
    <w:tbl>
      <w:tblPr>
        <w:tblStyle w:val="Schedules"/>
        <w:tblW w:w="0" w:type="auto"/>
        <w:tblLook w:val="0420" w:firstRow="1" w:lastRow="0" w:firstColumn="0" w:lastColumn="0" w:noHBand="0" w:noVBand="1"/>
      </w:tblPr>
      <w:tblGrid>
        <w:gridCol w:w="3402"/>
        <w:gridCol w:w="3402"/>
        <w:gridCol w:w="3054"/>
      </w:tblGrid>
      <w:tr w:rsidR="00FD068A" w:rsidRPr="00FD068A" w14:paraId="595ED3E7" w14:textId="77777777" w:rsidTr="00D47338">
        <w:trPr>
          <w:cnfStyle w:val="100000000000" w:firstRow="1" w:lastRow="0" w:firstColumn="0" w:lastColumn="0" w:oddVBand="0" w:evenVBand="0" w:oddHBand="0" w:evenHBand="0" w:firstRowFirstColumn="0" w:firstRowLastColumn="0" w:lastRowFirstColumn="0" w:lastRowLastColumn="0"/>
        </w:trPr>
        <w:tc>
          <w:tcPr>
            <w:tcW w:w="3402" w:type="dxa"/>
          </w:tcPr>
          <w:p w14:paraId="25AC3CDD" w14:textId="14AA2AE4" w:rsidR="003E3F63" w:rsidRPr="00FD068A" w:rsidRDefault="005A01CB" w:rsidP="00D926C9">
            <w:pPr>
              <w:rPr>
                <w:color w:val="FFFFFF" w:themeColor="background1"/>
              </w:rPr>
            </w:pPr>
            <w:r w:rsidRPr="00FD068A">
              <w:rPr>
                <w:color w:val="FFFFFF" w:themeColor="background1"/>
              </w:rPr>
              <w:t>Meeting</w:t>
            </w:r>
            <w:r w:rsidR="003A34DD" w:rsidRPr="00FD068A">
              <w:rPr>
                <w:color w:val="FFFFFF" w:themeColor="background1"/>
              </w:rPr>
              <w:t xml:space="preserve"> and location</w:t>
            </w:r>
          </w:p>
        </w:tc>
        <w:tc>
          <w:tcPr>
            <w:tcW w:w="3402" w:type="dxa"/>
          </w:tcPr>
          <w:p w14:paraId="5BA7C014" w14:textId="238334EE" w:rsidR="003E3F63" w:rsidRPr="00FD068A" w:rsidRDefault="007E163F" w:rsidP="00D926C9">
            <w:pPr>
              <w:rPr>
                <w:color w:val="FFFFFF" w:themeColor="background1"/>
              </w:rPr>
            </w:pPr>
            <w:r w:rsidRPr="00FD068A">
              <w:rPr>
                <w:color w:val="FFFFFF" w:themeColor="background1"/>
              </w:rPr>
              <w:t>Personnel</w:t>
            </w:r>
            <w:r w:rsidR="003A34DD" w:rsidRPr="00FD068A">
              <w:rPr>
                <w:color w:val="FFFFFF" w:themeColor="background1"/>
              </w:rPr>
              <w:t xml:space="preserve"> attending</w:t>
            </w:r>
            <w:r w:rsidR="005A01CB" w:rsidRPr="00FD068A">
              <w:rPr>
                <w:color w:val="FFFFFF" w:themeColor="background1"/>
              </w:rPr>
              <w:t xml:space="preserve"> </w:t>
            </w:r>
          </w:p>
        </w:tc>
        <w:tc>
          <w:tcPr>
            <w:tcW w:w="3054" w:type="dxa"/>
          </w:tcPr>
          <w:p w14:paraId="4D809848" w14:textId="7F70288E" w:rsidR="003E3F63" w:rsidRPr="00FD068A" w:rsidRDefault="005A01CB" w:rsidP="00D926C9">
            <w:pPr>
              <w:rPr>
                <w:color w:val="FFFFFF" w:themeColor="background1"/>
              </w:rPr>
            </w:pPr>
            <w:r w:rsidRPr="00FD068A">
              <w:rPr>
                <w:color w:val="FFFFFF" w:themeColor="background1"/>
              </w:rPr>
              <w:t>Frequency/Date</w:t>
            </w:r>
          </w:p>
        </w:tc>
      </w:tr>
      <w:tr w:rsidR="003E3F63" w:rsidRPr="00AE6A2C" w14:paraId="5CCEA707" w14:textId="77777777" w:rsidTr="00D47338">
        <w:trPr>
          <w:cnfStyle w:val="000000100000" w:firstRow="0" w:lastRow="0" w:firstColumn="0" w:lastColumn="0" w:oddVBand="0" w:evenVBand="0" w:oddHBand="1" w:evenHBand="0" w:firstRowFirstColumn="0" w:firstRowLastColumn="0" w:lastRowFirstColumn="0" w:lastRowLastColumn="0"/>
        </w:trPr>
        <w:tc>
          <w:tcPr>
            <w:tcW w:w="3402" w:type="dxa"/>
          </w:tcPr>
          <w:p w14:paraId="25F42547" w14:textId="4E869689" w:rsidR="003E3F63" w:rsidRPr="00AE6A2C" w:rsidRDefault="001650B3" w:rsidP="00D926C9">
            <w:r w:rsidRPr="00AE6A2C">
              <w:t>[</w:t>
            </w:r>
            <w:r w:rsidRPr="00AE6A2C">
              <w:rPr>
                <w:highlight w:val="yellow"/>
              </w:rPr>
              <w:t>insert</w:t>
            </w:r>
            <w:r w:rsidR="00B25C2A" w:rsidRPr="00AE6A2C">
              <w:rPr>
                <w:highlight w:val="yellow"/>
              </w:rPr>
              <w:t xml:space="preserve"> meeting</w:t>
            </w:r>
            <w:r w:rsidRPr="00AE6A2C">
              <w:t>]</w:t>
            </w:r>
          </w:p>
        </w:tc>
        <w:tc>
          <w:tcPr>
            <w:tcW w:w="3402" w:type="dxa"/>
          </w:tcPr>
          <w:p w14:paraId="2246DEE6" w14:textId="09A226FD" w:rsidR="003E3F63" w:rsidRPr="00AE6A2C" w:rsidRDefault="001650B3" w:rsidP="00D926C9">
            <w:r w:rsidRPr="00AE6A2C">
              <w:t>[</w:t>
            </w:r>
            <w:r w:rsidRPr="00AE6A2C">
              <w:rPr>
                <w:highlight w:val="yellow"/>
              </w:rPr>
              <w:t>insert</w:t>
            </w:r>
            <w:r w:rsidRPr="00AE6A2C">
              <w:t>]</w:t>
            </w:r>
          </w:p>
        </w:tc>
        <w:tc>
          <w:tcPr>
            <w:tcW w:w="3054" w:type="dxa"/>
          </w:tcPr>
          <w:p w14:paraId="13E1E9AF" w14:textId="3EF34758" w:rsidR="003E3F63" w:rsidRPr="00AE6A2C" w:rsidRDefault="001650B3" w:rsidP="00D926C9">
            <w:r w:rsidRPr="00AE6A2C">
              <w:t>[</w:t>
            </w:r>
            <w:r w:rsidRPr="00AE6A2C">
              <w:rPr>
                <w:highlight w:val="yellow"/>
              </w:rPr>
              <w:t>insert</w:t>
            </w:r>
            <w:r w:rsidRPr="00AE6A2C">
              <w:t>]</w:t>
            </w:r>
          </w:p>
        </w:tc>
      </w:tr>
      <w:tr w:rsidR="001650B3" w:rsidRPr="00AE6A2C" w14:paraId="4C8D07A0" w14:textId="77777777" w:rsidTr="00D47338">
        <w:trPr>
          <w:cnfStyle w:val="000000010000" w:firstRow="0" w:lastRow="0" w:firstColumn="0" w:lastColumn="0" w:oddVBand="0" w:evenVBand="0" w:oddHBand="0" w:evenHBand="1" w:firstRowFirstColumn="0" w:firstRowLastColumn="0" w:lastRowFirstColumn="0" w:lastRowLastColumn="0"/>
        </w:trPr>
        <w:tc>
          <w:tcPr>
            <w:tcW w:w="3402" w:type="dxa"/>
          </w:tcPr>
          <w:p w14:paraId="7F660261" w14:textId="33968599" w:rsidR="001650B3" w:rsidRPr="00AE6A2C" w:rsidRDefault="001650B3" w:rsidP="00D926C9">
            <w:r w:rsidRPr="00AE6A2C">
              <w:t>[</w:t>
            </w:r>
            <w:r w:rsidR="00B25C2A" w:rsidRPr="00AE6A2C">
              <w:rPr>
                <w:highlight w:val="yellow"/>
              </w:rPr>
              <w:t>insert meeting</w:t>
            </w:r>
            <w:r w:rsidRPr="00AE6A2C">
              <w:t>]</w:t>
            </w:r>
          </w:p>
        </w:tc>
        <w:tc>
          <w:tcPr>
            <w:tcW w:w="3402" w:type="dxa"/>
          </w:tcPr>
          <w:p w14:paraId="07764A30" w14:textId="2EBDCA72" w:rsidR="001650B3" w:rsidRPr="00AE6A2C" w:rsidRDefault="001650B3" w:rsidP="00D926C9">
            <w:r w:rsidRPr="00AE6A2C">
              <w:t>[</w:t>
            </w:r>
            <w:r w:rsidRPr="00AE6A2C">
              <w:rPr>
                <w:highlight w:val="yellow"/>
              </w:rPr>
              <w:t>insert</w:t>
            </w:r>
            <w:r w:rsidRPr="00AE6A2C">
              <w:t>]</w:t>
            </w:r>
          </w:p>
        </w:tc>
        <w:tc>
          <w:tcPr>
            <w:tcW w:w="3054" w:type="dxa"/>
          </w:tcPr>
          <w:p w14:paraId="6008CC28" w14:textId="27770BEE" w:rsidR="001650B3" w:rsidRPr="00AE6A2C" w:rsidRDefault="001650B3" w:rsidP="00D926C9">
            <w:r w:rsidRPr="00AE6A2C">
              <w:t>[</w:t>
            </w:r>
            <w:r w:rsidRPr="00AE6A2C">
              <w:rPr>
                <w:highlight w:val="yellow"/>
              </w:rPr>
              <w:t>insert</w:t>
            </w:r>
            <w:r w:rsidRPr="00AE6A2C">
              <w:t>]</w:t>
            </w:r>
          </w:p>
        </w:tc>
      </w:tr>
    </w:tbl>
    <w:p w14:paraId="3F41B3CD" w14:textId="77777777" w:rsidR="00D926C9" w:rsidRPr="00AE6A2C" w:rsidRDefault="00D926C9" w:rsidP="00D926C9">
      <w:pPr>
        <w:pStyle w:val="Heading2"/>
      </w:pPr>
      <w:r w:rsidRPr="00AE6A2C">
        <w:t>Progress reports</w:t>
      </w:r>
    </w:p>
    <w:p w14:paraId="569B9F28" w14:textId="344B6139" w:rsidR="00D926C9" w:rsidRPr="00AE6A2C" w:rsidRDefault="00D926C9" w:rsidP="00D926C9">
      <w:r w:rsidRPr="00AE6A2C">
        <w:t xml:space="preserve">The </w:t>
      </w:r>
      <w:r w:rsidR="00387297" w:rsidRPr="00AE6A2C">
        <w:t>Subcontractor</w:t>
      </w:r>
      <w:r w:rsidRPr="00AE6A2C">
        <w:t xml:space="preserve"> will provide the </w:t>
      </w:r>
      <w:r w:rsidR="00D113BD">
        <w:t>University</w:t>
      </w:r>
      <w:r w:rsidRPr="00AE6A2C">
        <w:t xml:space="preserve"> with the following progress reports:</w:t>
      </w:r>
    </w:p>
    <w:tbl>
      <w:tblPr>
        <w:tblStyle w:val="Schedules"/>
        <w:tblW w:w="0" w:type="auto"/>
        <w:tblLook w:val="0420" w:firstRow="1" w:lastRow="0" w:firstColumn="0" w:lastColumn="0" w:noHBand="0" w:noVBand="1"/>
      </w:tblPr>
      <w:tblGrid>
        <w:gridCol w:w="4390"/>
        <w:gridCol w:w="2839"/>
      </w:tblGrid>
      <w:tr w:rsidR="00FD068A" w:rsidRPr="00FD068A" w14:paraId="352E29FB" w14:textId="77777777" w:rsidTr="00D47338">
        <w:trPr>
          <w:cnfStyle w:val="100000000000" w:firstRow="1" w:lastRow="0" w:firstColumn="0" w:lastColumn="0" w:oddVBand="0" w:evenVBand="0" w:oddHBand="0" w:evenHBand="0" w:firstRowFirstColumn="0" w:firstRowLastColumn="0" w:lastRowFirstColumn="0" w:lastRowLastColumn="0"/>
        </w:trPr>
        <w:tc>
          <w:tcPr>
            <w:tcW w:w="4390" w:type="dxa"/>
          </w:tcPr>
          <w:p w14:paraId="2B3599A6" w14:textId="77777777" w:rsidR="00D926C9" w:rsidRPr="00FD068A" w:rsidRDefault="00D926C9" w:rsidP="00260051">
            <w:pPr>
              <w:rPr>
                <w:color w:val="FFFFFF" w:themeColor="background1"/>
              </w:rPr>
            </w:pPr>
            <w:r w:rsidRPr="00FD068A">
              <w:rPr>
                <w:color w:val="FFFFFF" w:themeColor="background1"/>
              </w:rPr>
              <w:t>Report</w:t>
            </w:r>
          </w:p>
        </w:tc>
        <w:tc>
          <w:tcPr>
            <w:tcW w:w="2693" w:type="dxa"/>
          </w:tcPr>
          <w:p w14:paraId="42544029" w14:textId="77777777" w:rsidR="00D926C9" w:rsidRPr="00FD068A" w:rsidRDefault="00D926C9" w:rsidP="00260051">
            <w:pPr>
              <w:rPr>
                <w:color w:val="FFFFFF" w:themeColor="background1"/>
              </w:rPr>
            </w:pPr>
            <w:r w:rsidRPr="00FD068A">
              <w:rPr>
                <w:color w:val="FFFFFF" w:themeColor="background1"/>
              </w:rPr>
              <w:t>Due date</w:t>
            </w:r>
          </w:p>
        </w:tc>
      </w:tr>
      <w:tr w:rsidR="00D926C9" w:rsidRPr="00AE6A2C" w14:paraId="74788D1A" w14:textId="77777777" w:rsidTr="00D47338">
        <w:trPr>
          <w:cnfStyle w:val="000000100000" w:firstRow="0" w:lastRow="0" w:firstColumn="0" w:lastColumn="0" w:oddVBand="0" w:evenVBand="0" w:oddHBand="1" w:evenHBand="0" w:firstRowFirstColumn="0" w:firstRowLastColumn="0" w:lastRowFirstColumn="0" w:lastRowLastColumn="0"/>
        </w:trPr>
        <w:tc>
          <w:tcPr>
            <w:tcW w:w="4390" w:type="dxa"/>
          </w:tcPr>
          <w:p w14:paraId="470D47CB" w14:textId="77777777" w:rsidR="00D926C9" w:rsidRPr="00AE6A2C" w:rsidRDefault="00D926C9" w:rsidP="00260051">
            <w:pPr>
              <w:rPr>
                <w:i/>
              </w:rPr>
            </w:pPr>
            <w:r w:rsidRPr="00AE6A2C">
              <w:t>[</w:t>
            </w:r>
            <w:r w:rsidRPr="00AE6A2C">
              <w:rPr>
                <w:i/>
              </w:rPr>
              <w:t xml:space="preserve">e.g. interim progress report </w:t>
            </w:r>
          </w:p>
        </w:tc>
        <w:tc>
          <w:tcPr>
            <w:tcW w:w="2693" w:type="dxa"/>
          </w:tcPr>
          <w:p w14:paraId="638806C5" w14:textId="77777777" w:rsidR="00D926C9" w:rsidRPr="00AE6A2C" w:rsidRDefault="00D926C9" w:rsidP="00260051">
            <w:pPr>
              <w:rPr>
                <w:i/>
              </w:rPr>
            </w:pPr>
            <w:r w:rsidRPr="00AE6A2C">
              <w:rPr>
                <w:i/>
              </w:rPr>
              <w:t xml:space="preserve">[insert date or monthly/quarterly/yearly] </w:t>
            </w:r>
          </w:p>
        </w:tc>
      </w:tr>
      <w:tr w:rsidR="00D926C9" w:rsidRPr="00AE6A2C" w14:paraId="2A8DBD90" w14:textId="77777777" w:rsidTr="00D47338">
        <w:trPr>
          <w:cnfStyle w:val="000000010000" w:firstRow="0" w:lastRow="0" w:firstColumn="0" w:lastColumn="0" w:oddVBand="0" w:evenVBand="0" w:oddHBand="0" w:evenHBand="1" w:firstRowFirstColumn="0" w:firstRowLastColumn="0" w:lastRowFirstColumn="0" w:lastRowLastColumn="0"/>
        </w:trPr>
        <w:tc>
          <w:tcPr>
            <w:tcW w:w="4390" w:type="dxa"/>
          </w:tcPr>
          <w:p w14:paraId="4FCA20F8" w14:textId="77777777" w:rsidR="00D926C9" w:rsidRPr="00AE6A2C" w:rsidRDefault="00D926C9" w:rsidP="00260051">
            <w:pPr>
              <w:rPr>
                <w:i/>
              </w:rPr>
            </w:pPr>
            <w:r w:rsidRPr="00AE6A2C">
              <w:rPr>
                <w:i/>
              </w:rPr>
              <w:t>Final summary report]</w:t>
            </w:r>
          </w:p>
        </w:tc>
        <w:tc>
          <w:tcPr>
            <w:tcW w:w="2693" w:type="dxa"/>
          </w:tcPr>
          <w:p w14:paraId="185FB41F" w14:textId="77777777" w:rsidR="00D926C9" w:rsidRPr="00AE6A2C" w:rsidRDefault="00D926C9" w:rsidP="00260051"/>
        </w:tc>
      </w:tr>
    </w:tbl>
    <w:p w14:paraId="1AAE0EE9" w14:textId="77777777" w:rsidR="00D926C9" w:rsidRPr="00AE6A2C" w:rsidRDefault="00D926C9" w:rsidP="00D926C9">
      <w:pPr>
        <w:pStyle w:val="Heading1"/>
      </w:pPr>
      <w:r w:rsidRPr="0DD22410">
        <w:t xml:space="preserve">Timeframes </w:t>
      </w:r>
    </w:p>
    <w:p w14:paraId="227ED311" w14:textId="77777777" w:rsidR="00D926C9" w:rsidRPr="00AE6A2C" w:rsidRDefault="00D926C9" w:rsidP="00D926C9">
      <w:r w:rsidRPr="00AE6A2C">
        <w:t>[</w:t>
      </w:r>
      <w:r w:rsidRPr="00AE6A2C">
        <w:rPr>
          <w:highlight w:val="yellow"/>
        </w:rPr>
        <w:t>Not used</w:t>
      </w:r>
      <w:r w:rsidRPr="00AE6A2C">
        <w:t xml:space="preserve">] </w:t>
      </w:r>
      <w:r w:rsidRPr="00CD6C22">
        <w:rPr>
          <w:color w:val="FF0000"/>
        </w:rPr>
        <w:t>OR</w:t>
      </w:r>
    </w:p>
    <w:p w14:paraId="76740585" w14:textId="77777777" w:rsidR="00D926C9" w:rsidRPr="00AE6A2C" w:rsidRDefault="00D926C9" w:rsidP="00D926C9">
      <w:r w:rsidRPr="0DD22410">
        <w:lastRenderedPageBreak/>
        <w:t>The below sets out the indicative timeframes:</w:t>
      </w:r>
    </w:p>
    <w:p w14:paraId="5C04B10E" w14:textId="77777777" w:rsidR="00D926C9" w:rsidRPr="00AE6A2C" w:rsidRDefault="00D926C9" w:rsidP="00D926C9">
      <w:r w:rsidRPr="0DD22410">
        <w:t>[</w:t>
      </w:r>
      <w:r w:rsidRPr="0DD22410">
        <w:rPr>
          <w:highlight w:val="yellow"/>
        </w:rPr>
        <w:t>insert table or copy of the Gannt chart timeframes</w:t>
      </w:r>
      <w:r w:rsidRPr="0DD22410">
        <w:t>]</w:t>
      </w:r>
    </w:p>
    <w:p w14:paraId="34A173E8" w14:textId="77777777" w:rsidR="009E3812" w:rsidRPr="00AE6A2C" w:rsidRDefault="009E3812" w:rsidP="009E3812">
      <w:pPr>
        <w:spacing w:after="160" w:line="259" w:lineRule="auto"/>
        <w:jc w:val="left"/>
      </w:pPr>
      <w:r w:rsidRPr="00AE6A2C">
        <w:br w:type="page"/>
      </w:r>
    </w:p>
    <w:p w14:paraId="34C3E7C5" w14:textId="77777777" w:rsidR="00364209" w:rsidRPr="00AE6A2C" w:rsidRDefault="00364209" w:rsidP="00364209">
      <w:pPr>
        <w:pStyle w:val="Heading1"/>
        <w:jc w:val="center"/>
      </w:pPr>
      <w:r w:rsidRPr="00AE6A2C">
        <w:lastRenderedPageBreak/>
        <w:t>SCHEDULE 2</w:t>
      </w:r>
      <w:r w:rsidRPr="00AE6A2C">
        <w:br/>
        <w:t>FEES AND PAYMENT</w:t>
      </w:r>
    </w:p>
    <w:p w14:paraId="5A9F3859" w14:textId="77777777" w:rsidR="00364209" w:rsidRPr="00AE6A2C" w:rsidRDefault="00364209" w:rsidP="00364209"/>
    <w:p w14:paraId="2941889F" w14:textId="77777777" w:rsidR="00364209" w:rsidRPr="00AE6A2C" w:rsidRDefault="00364209" w:rsidP="00364209">
      <w:pPr>
        <w:pStyle w:val="Heading1"/>
        <w:jc w:val="left"/>
      </w:pPr>
      <w:r w:rsidRPr="00AE6A2C">
        <w:t>Fees</w:t>
      </w:r>
    </w:p>
    <w:p w14:paraId="522310E1" w14:textId="50328F10" w:rsidR="00364209" w:rsidRPr="00AE6A2C" w:rsidRDefault="00364209" w:rsidP="00364209">
      <w:r w:rsidRPr="0DD22410">
        <w:t xml:space="preserve">The total Fees payable to the </w:t>
      </w:r>
      <w:r w:rsidR="00A7283B" w:rsidRPr="0DD22410">
        <w:t>Subcontractor</w:t>
      </w:r>
      <w:r w:rsidRPr="0DD22410">
        <w:t xml:space="preserve"> by the </w:t>
      </w:r>
      <w:r w:rsidR="00A7283B" w:rsidRPr="0DD22410">
        <w:t>University</w:t>
      </w:r>
      <w:r w:rsidRPr="0DD22410">
        <w:t xml:space="preserve"> for the Services </w:t>
      </w:r>
      <w:r w:rsidR="00E05D6F" w:rsidRPr="0DD22410">
        <w:t xml:space="preserve">properly </w:t>
      </w:r>
      <w:r w:rsidRPr="0DD22410">
        <w:t xml:space="preserve">provided under this Agreement is </w:t>
      </w:r>
      <w:r w:rsidRPr="0DD22410">
        <w:rPr>
          <w:b/>
          <w:bCs/>
        </w:rPr>
        <w:t>$[</w:t>
      </w:r>
      <w:proofErr w:type="spellStart"/>
      <w:r w:rsidRPr="0DD22410">
        <w:rPr>
          <w:b/>
          <w:bCs/>
          <w:highlight w:val="yellow"/>
        </w:rPr>
        <w:t>xxxx</w:t>
      </w:r>
      <w:proofErr w:type="spellEnd"/>
      <w:r w:rsidRPr="0DD22410">
        <w:rPr>
          <w:b/>
          <w:bCs/>
        </w:rPr>
        <w:t>] (</w:t>
      </w:r>
      <w:proofErr w:type="spellStart"/>
      <w:r w:rsidRPr="0DD22410">
        <w:rPr>
          <w:b/>
          <w:bCs/>
        </w:rPr>
        <w:t>excl</w:t>
      </w:r>
      <w:proofErr w:type="spellEnd"/>
      <w:r w:rsidRPr="0DD22410">
        <w:rPr>
          <w:b/>
          <w:bCs/>
        </w:rPr>
        <w:t xml:space="preserve"> GST)</w:t>
      </w:r>
    </w:p>
    <w:p w14:paraId="441822B5" w14:textId="77777777" w:rsidR="00AF4FE2" w:rsidRDefault="00AF4FE2" w:rsidP="00AF4FE2">
      <w:pPr>
        <w:rPr>
          <w:b/>
          <w:bCs/>
          <w:color w:val="FF0000"/>
        </w:rPr>
      </w:pPr>
      <w:r w:rsidRPr="00432086">
        <w:rPr>
          <w:b/>
          <w:bCs/>
          <w:color w:val="FF0000"/>
        </w:rPr>
        <w:t>[</w:t>
      </w:r>
      <w:r>
        <w:rPr>
          <w:b/>
          <w:bCs/>
          <w:color w:val="FF0000"/>
        </w:rPr>
        <w:t>SELECT OPTION A OR B, DEPENDING ON WHETHER FEES ARE PAYABLE ON COMPLETION OF MILESTONES OR JUST PERIODICALLY AT STATED TIMES]</w:t>
      </w:r>
    </w:p>
    <w:p w14:paraId="6CF85098" w14:textId="77777777" w:rsidR="00AF4FE2" w:rsidRPr="007666F8" w:rsidRDefault="00AF4FE2" w:rsidP="00AF4FE2">
      <w:pPr>
        <w:rPr>
          <w:color w:val="FF0000"/>
        </w:rPr>
      </w:pPr>
      <w:r>
        <w:rPr>
          <w:b/>
          <w:bCs/>
          <w:color w:val="FF0000"/>
        </w:rPr>
        <w:t>[</w:t>
      </w:r>
      <w:r w:rsidRPr="007666F8">
        <w:rPr>
          <w:b/>
          <w:color w:val="FF0000"/>
        </w:rPr>
        <w:t xml:space="preserve">OPTION </w:t>
      </w:r>
      <w:r>
        <w:rPr>
          <w:b/>
          <w:color w:val="FF0000"/>
        </w:rPr>
        <w:t>A</w:t>
      </w:r>
      <w:r w:rsidRPr="007666F8">
        <w:rPr>
          <w:b/>
          <w:color w:val="FF0000"/>
        </w:rPr>
        <w:t xml:space="preserve"> </w:t>
      </w:r>
      <w:r>
        <w:rPr>
          <w:b/>
          <w:color w:val="FF0000"/>
        </w:rPr>
        <w:t>–</w:t>
      </w:r>
      <w:r w:rsidRPr="007666F8">
        <w:rPr>
          <w:b/>
          <w:color w:val="FF0000"/>
        </w:rPr>
        <w:t xml:space="preserve"> </w:t>
      </w:r>
      <w:r>
        <w:rPr>
          <w:b/>
          <w:color w:val="FF0000"/>
        </w:rPr>
        <w:t>Fees are payable on completion of milestones</w:t>
      </w:r>
      <w:r w:rsidRPr="007666F8">
        <w:rPr>
          <w:color w:val="FF0000"/>
        </w:rPr>
        <w:t>]</w:t>
      </w:r>
    </w:p>
    <w:p w14:paraId="36E525AD" w14:textId="1DA6E575" w:rsidR="00364209" w:rsidRPr="00AE6A2C" w:rsidRDefault="00364209" w:rsidP="00364209">
      <w:r w:rsidRPr="00AE6A2C">
        <w:t xml:space="preserve">The </w:t>
      </w:r>
      <w:r w:rsidR="00143672" w:rsidRPr="00AE6A2C">
        <w:t>University</w:t>
      </w:r>
      <w:r w:rsidRPr="00AE6A2C">
        <w:t xml:space="preserve"> will pay the Fees to the </w:t>
      </w:r>
      <w:r w:rsidR="00143672" w:rsidRPr="00AE6A2C">
        <w:t>Subcontractor</w:t>
      </w:r>
      <w:r w:rsidRPr="00AE6A2C">
        <w:t xml:space="preserve"> on completion of the milestones as set out below.</w:t>
      </w:r>
    </w:p>
    <w:tbl>
      <w:tblPr>
        <w:tblStyle w:val="Schedules"/>
        <w:tblW w:w="0" w:type="auto"/>
        <w:tblLook w:val="0420" w:firstRow="1" w:lastRow="0" w:firstColumn="0" w:lastColumn="0" w:noHBand="0" w:noVBand="1"/>
      </w:tblPr>
      <w:tblGrid>
        <w:gridCol w:w="2925"/>
        <w:gridCol w:w="2954"/>
        <w:gridCol w:w="3137"/>
      </w:tblGrid>
      <w:tr w:rsidR="00025729" w:rsidRPr="006329FE" w14:paraId="407FB948" w14:textId="77777777" w:rsidTr="00D47338">
        <w:trPr>
          <w:cnfStyle w:val="100000000000" w:firstRow="1" w:lastRow="0" w:firstColumn="0" w:lastColumn="0" w:oddVBand="0" w:evenVBand="0" w:oddHBand="0" w:evenHBand="0" w:firstRowFirstColumn="0" w:firstRowLastColumn="0" w:lastRowFirstColumn="0" w:lastRowLastColumn="0"/>
        </w:trPr>
        <w:tc>
          <w:tcPr>
            <w:tcW w:w="2925" w:type="dxa"/>
          </w:tcPr>
          <w:p w14:paraId="4AF6DAA3" w14:textId="77777777" w:rsidR="00025729" w:rsidRPr="00E05D6F" w:rsidRDefault="00025729" w:rsidP="00E05D6F">
            <w:pPr>
              <w:pStyle w:val="Tabletextbold"/>
              <w:rPr>
                <w:b/>
                <w:bCs/>
                <w:color w:val="FFFFFF" w:themeColor="background1"/>
              </w:rPr>
            </w:pPr>
            <w:r w:rsidRPr="00E05D6F">
              <w:rPr>
                <w:b/>
                <w:bCs/>
                <w:color w:val="FFFFFF" w:themeColor="background1"/>
              </w:rPr>
              <w:t>Milestone</w:t>
            </w:r>
          </w:p>
        </w:tc>
        <w:tc>
          <w:tcPr>
            <w:tcW w:w="2954" w:type="dxa"/>
          </w:tcPr>
          <w:p w14:paraId="7B2E8A95" w14:textId="77777777" w:rsidR="00025729" w:rsidRPr="00E05D6F" w:rsidRDefault="00025729" w:rsidP="00E05D6F">
            <w:pPr>
              <w:pStyle w:val="Tabletextbold"/>
              <w:rPr>
                <w:b/>
                <w:bCs/>
                <w:color w:val="FFFFFF" w:themeColor="background1"/>
              </w:rPr>
            </w:pPr>
            <w:r w:rsidRPr="00E05D6F">
              <w:rPr>
                <w:b/>
                <w:bCs/>
                <w:color w:val="FFFFFF" w:themeColor="background1"/>
              </w:rPr>
              <w:t>Estimated completion date</w:t>
            </w:r>
          </w:p>
        </w:tc>
        <w:tc>
          <w:tcPr>
            <w:tcW w:w="3137" w:type="dxa"/>
          </w:tcPr>
          <w:p w14:paraId="4387817F" w14:textId="77777777" w:rsidR="00025729" w:rsidRPr="00E05D6F" w:rsidRDefault="00025729" w:rsidP="00E05D6F">
            <w:pPr>
              <w:pStyle w:val="Tabletextbold"/>
              <w:rPr>
                <w:b/>
                <w:bCs/>
                <w:color w:val="FFFFFF" w:themeColor="background1"/>
              </w:rPr>
            </w:pPr>
            <w:r w:rsidRPr="00E05D6F">
              <w:rPr>
                <w:b/>
                <w:bCs/>
                <w:color w:val="FFFFFF" w:themeColor="background1"/>
              </w:rPr>
              <w:t>Fees (</w:t>
            </w:r>
            <w:proofErr w:type="spellStart"/>
            <w:r w:rsidRPr="00E05D6F">
              <w:rPr>
                <w:b/>
                <w:bCs/>
                <w:color w:val="FFFFFF" w:themeColor="background1"/>
              </w:rPr>
              <w:t>excl</w:t>
            </w:r>
            <w:proofErr w:type="spellEnd"/>
            <w:r w:rsidRPr="00E05D6F">
              <w:rPr>
                <w:b/>
                <w:bCs/>
                <w:color w:val="FFFFFF" w:themeColor="background1"/>
              </w:rPr>
              <w:t xml:space="preserve"> GST)</w:t>
            </w:r>
          </w:p>
        </w:tc>
      </w:tr>
      <w:tr w:rsidR="00025729" w14:paraId="02F8BEB5" w14:textId="77777777" w:rsidTr="00D47338">
        <w:trPr>
          <w:cnfStyle w:val="000000100000" w:firstRow="0" w:lastRow="0" w:firstColumn="0" w:lastColumn="0" w:oddVBand="0" w:evenVBand="0" w:oddHBand="1" w:evenHBand="0" w:firstRowFirstColumn="0" w:firstRowLastColumn="0" w:lastRowFirstColumn="0" w:lastRowLastColumn="0"/>
        </w:trPr>
        <w:tc>
          <w:tcPr>
            <w:tcW w:w="2925" w:type="dxa"/>
          </w:tcPr>
          <w:p w14:paraId="7EF3D851" w14:textId="77777777" w:rsidR="00025729" w:rsidRPr="007666F8" w:rsidRDefault="00025729" w:rsidP="00E05D6F">
            <w:pPr>
              <w:pStyle w:val="TableText"/>
            </w:pPr>
          </w:p>
        </w:tc>
        <w:tc>
          <w:tcPr>
            <w:tcW w:w="2954" w:type="dxa"/>
          </w:tcPr>
          <w:p w14:paraId="6BBEA178" w14:textId="77777777" w:rsidR="00025729" w:rsidRPr="007666F8" w:rsidRDefault="00025729" w:rsidP="00E05D6F">
            <w:pPr>
              <w:pStyle w:val="TableText"/>
            </w:pPr>
          </w:p>
        </w:tc>
        <w:tc>
          <w:tcPr>
            <w:tcW w:w="3137" w:type="dxa"/>
          </w:tcPr>
          <w:p w14:paraId="0B457727" w14:textId="77777777" w:rsidR="00025729" w:rsidRPr="007666F8" w:rsidRDefault="00025729" w:rsidP="00E05D6F">
            <w:pPr>
              <w:pStyle w:val="TableText"/>
            </w:pPr>
          </w:p>
        </w:tc>
      </w:tr>
      <w:tr w:rsidR="00025729" w14:paraId="589FE655" w14:textId="77777777" w:rsidTr="00D47338">
        <w:trPr>
          <w:cnfStyle w:val="000000010000" w:firstRow="0" w:lastRow="0" w:firstColumn="0" w:lastColumn="0" w:oddVBand="0" w:evenVBand="0" w:oddHBand="0" w:evenHBand="1" w:firstRowFirstColumn="0" w:firstRowLastColumn="0" w:lastRowFirstColumn="0" w:lastRowLastColumn="0"/>
        </w:trPr>
        <w:tc>
          <w:tcPr>
            <w:tcW w:w="5879" w:type="dxa"/>
            <w:gridSpan w:val="2"/>
          </w:tcPr>
          <w:p w14:paraId="1BB8C753" w14:textId="77777777" w:rsidR="00025729" w:rsidRPr="00D21FD5" w:rsidRDefault="00025729" w:rsidP="00E05D6F">
            <w:pPr>
              <w:pStyle w:val="TableText"/>
              <w:jc w:val="right"/>
              <w:rPr>
                <w:b/>
              </w:rPr>
            </w:pPr>
            <w:r>
              <w:rPr>
                <w:b/>
              </w:rPr>
              <w:t>Total:</w:t>
            </w:r>
          </w:p>
        </w:tc>
        <w:tc>
          <w:tcPr>
            <w:tcW w:w="3137" w:type="dxa"/>
          </w:tcPr>
          <w:p w14:paraId="1AC37D05" w14:textId="77777777" w:rsidR="00025729" w:rsidRPr="007666F8" w:rsidRDefault="00025729" w:rsidP="00E05D6F">
            <w:pPr>
              <w:pStyle w:val="TableText"/>
            </w:pPr>
          </w:p>
        </w:tc>
      </w:tr>
    </w:tbl>
    <w:p w14:paraId="2419C36B" w14:textId="77777777" w:rsidR="003B7411" w:rsidRPr="00AE6A2C" w:rsidRDefault="003B7411" w:rsidP="00364209"/>
    <w:p w14:paraId="6929C295" w14:textId="77777777" w:rsidR="00F90996" w:rsidRPr="007666F8" w:rsidRDefault="00F90996" w:rsidP="00F90996">
      <w:pPr>
        <w:rPr>
          <w:color w:val="FF0000"/>
        </w:rPr>
      </w:pPr>
      <w:r>
        <w:rPr>
          <w:b/>
          <w:bCs/>
          <w:color w:val="FF0000"/>
        </w:rPr>
        <w:t>[</w:t>
      </w:r>
      <w:r w:rsidRPr="007666F8">
        <w:rPr>
          <w:b/>
          <w:color w:val="FF0000"/>
        </w:rPr>
        <w:t xml:space="preserve">OPTION </w:t>
      </w:r>
      <w:r>
        <w:rPr>
          <w:b/>
          <w:color w:val="FF0000"/>
        </w:rPr>
        <w:t>B</w:t>
      </w:r>
      <w:r w:rsidRPr="007666F8">
        <w:rPr>
          <w:b/>
          <w:color w:val="FF0000"/>
        </w:rPr>
        <w:t xml:space="preserve"> </w:t>
      </w:r>
      <w:r>
        <w:rPr>
          <w:b/>
          <w:color w:val="FF0000"/>
        </w:rPr>
        <w:t>–</w:t>
      </w:r>
      <w:r w:rsidRPr="007666F8">
        <w:rPr>
          <w:b/>
          <w:color w:val="FF0000"/>
        </w:rPr>
        <w:t xml:space="preserve"> </w:t>
      </w:r>
      <w:r>
        <w:rPr>
          <w:b/>
          <w:color w:val="FF0000"/>
        </w:rPr>
        <w:t>Fees are payable on certain dates</w:t>
      </w:r>
      <w:r w:rsidRPr="007666F8">
        <w:rPr>
          <w:color w:val="FF0000"/>
        </w:rPr>
        <w:t>]</w:t>
      </w:r>
    </w:p>
    <w:p w14:paraId="2A8D7F06" w14:textId="229CD7EA" w:rsidR="00364209" w:rsidRPr="00AE6A2C" w:rsidRDefault="00364209" w:rsidP="00364209">
      <w:r w:rsidRPr="00AE6A2C">
        <w:t xml:space="preserve">The </w:t>
      </w:r>
      <w:r w:rsidR="00143672" w:rsidRPr="00AE6A2C">
        <w:t xml:space="preserve">University </w:t>
      </w:r>
      <w:r w:rsidRPr="00AE6A2C">
        <w:t xml:space="preserve">will pay the Fees to the </w:t>
      </w:r>
      <w:r w:rsidR="00143672" w:rsidRPr="00AE6A2C">
        <w:t>Subcontractor</w:t>
      </w:r>
      <w:r w:rsidRPr="00AE6A2C">
        <w:t xml:space="preserve"> in instalments set out below.</w:t>
      </w:r>
    </w:p>
    <w:tbl>
      <w:tblPr>
        <w:tblStyle w:val="Schedules"/>
        <w:tblW w:w="6232" w:type="dxa"/>
        <w:tblLook w:val="0420" w:firstRow="1" w:lastRow="0" w:firstColumn="0" w:lastColumn="0" w:noHBand="0" w:noVBand="1"/>
      </w:tblPr>
      <w:tblGrid>
        <w:gridCol w:w="3114"/>
        <w:gridCol w:w="3118"/>
      </w:tblGrid>
      <w:tr w:rsidR="00364209" w:rsidRPr="00AE6A2C" w14:paraId="539292EF" w14:textId="77777777" w:rsidTr="00D47338">
        <w:trPr>
          <w:cnfStyle w:val="100000000000" w:firstRow="1" w:lastRow="0" w:firstColumn="0" w:lastColumn="0" w:oddVBand="0" w:evenVBand="0" w:oddHBand="0" w:evenHBand="0" w:firstRowFirstColumn="0" w:firstRowLastColumn="0" w:lastRowFirstColumn="0" w:lastRowLastColumn="0"/>
        </w:trPr>
        <w:tc>
          <w:tcPr>
            <w:tcW w:w="3114" w:type="dxa"/>
          </w:tcPr>
          <w:p w14:paraId="114EDAB4" w14:textId="291A1766" w:rsidR="00364209" w:rsidRPr="00981DF0" w:rsidRDefault="007D0121" w:rsidP="00E05D6F">
            <w:pPr>
              <w:pStyle w:val="TableText"/>
              <w:rPr>
                <w:color w:val="FFFFFF" w:themeColor="background1"/>
              </w:rPr>
            </w:pPr>
            <w:r w:rsidRPr="00981DF0">
              <w:rPr>
                <w:color w:val="FFFFFF" w:themeColor="background1"/>
              </w:rPr>
              <w:t>Period</w:t>
            </w:r>
          </w:p>
        </w:tc>
        <w:tc>
          <w:tcPr>
            <w:tcW w:w="3118" w:type="dxa"/>
          </w:tcPr>
          <w:p w14:paraId="1928F6D9" w14:textId="77777777" w:rsidR="00364209" w:rsidRPr="00981DF0" w:rsidRDefault="00364209" w:rsidP="00E05D6F">
            <w:pPr>
              <w:pStyle w:val="TableText"/>
              <w:rPr>
                <w:color w:val="FFFFFF" w:themeColor="background1"/>
              </w:rPr>
            </w:pPr>
            <w:r w:rsidRPr="00981DF0">
              <w:rPr>
                <w:color w:val="FFFFFF" w:themeColor="background1"/>
              </w:rPr>
              <w:t>Amount (</w:t>
            </w:r>
            <w:proofErr w:type="spellStart"/>
            <w:r w:rsidRPr="00981DF0">
              <w:rPr>
                <w:color w:val="FFFFFF" w:themeColor="background1"/>
              </w:rPr>
              <w:t>excl</w:t>
            </w:r>
            <w:proofErr w:type="spellEnd"/>
            <w:r w:rsidRPr="00981DF0">
              <w:rPr>
                <w:color w:val="FFFFFF" w:themeColor="background1"/>
              </w:rPr>
              <w:t xml:space="preserve"> GST)</w:t>
            </w:r>
          </w:p>
        </w:tc>
      </w:tr>
      <w:tr w:rsidR="00364209" w:rsidRPr="00AE6A2C" w14:paraId="002ACA06" w14:textId="77777777" w:rsidTr="00D47338">
        <w:trPr>
          <w:cnfStyle w:val="000000100000" w:firstRow="0" w:lastRow="0" w:firstColumn="0" w:lastColumn="0" w:oddVBand="0" w:evenVBand="0" w:oddHBand="1" w:evenHBand="0" w:firstRowFirstColumn="0" w:firstRowLastColumn="0" w:lastRowFirstColumn="0" w:lastRowLastColumn="0"/>
        </w:trPr>
        <w:tc>
          <w:tcPr>
            <w:tcW w:w="3114" w:type="dxa"/>
          </w:tcPr>
          <w:p w14:paraId="391BCC31" w14:textId="54772D2B" w:rsidR="00364209" w:rsidRPr="00AE6A2C" w:rsidRDefault="005B4EA9" w:rsidP="00E05D6F">
            <w:pPr>
              <w:pStyle w:val="TableText"/>
            </w:pPr>
            <w:r w:rsidRPr="0DD22410">
              <w:t xml:space="preserve">[insert instalment </w:t>
            </w:r>
            <w:proofErr w:type="gramStart"/>
            <w:r w:rsidRPr="0DD22410">
              <w:t>time period</w:t>
            </w:r>
            <w:proofErr w:type="gramEnd"/>
            <w:r w:rsidR="00A178AF" w:rsidRPr="0DD22410">
              <w:t xml:space="preserve"> </w:t>
            </w:r>
            <w:r w:rsidR="00A178AF" w:rsidRPr="0DD22410">
              <w:rPr>
                <w:i/>
                <w:iCs/>
              </w:rPr>
              <w:t>e.g. January</w:t>
            </w:r>
            <w:r w:rsidR="00DD43C4" w:rsidRPr="0DD22410">
              <w:rPr>
                <w:i/>
                <w:iCs/>
              </w:rPr>
              <w:t xml:space="preserve"> to March</w:t>
            </w:r>
            <w:r w:rsidRPr="0DD22410">
              <w:t>]</w:t>
            </w:r>
          </w:p>
        </w:tc>
        <w:tc>
          <w:tcPr>
            <w:tcW w:w="3118" w:type="dxa"/>
          </w:tcPr>
          <w:p w14:paraId="7A7546D1" w14:textId="77777777" w:rsidR="00364209" w:rsidRPr="00AE6A2C" w:rsidRDefault="00364209" w:rsidP="00E05D6F">
            <w:pPr>
              <w:pStyle w:val="TableText"/>
            </w:pPr>
          </w:p>
        </w:tc>
      </w:tr>
      <w:tr w:rsidR="005B4EA9" w:rsidRPr="00AE6A2C" w14:paraId="41216152" w14:textId="77777777" w:rsidTr="00D47338">
        <w:trPr>
          <w:cnfStyle w:val="000000010000" w:firstRow="0" w:lastRow="0" w:firstColumn="0" w:lastColumn="0" w:oddVBand="0" w:evenVBand="0" w:oddHBand="0" w:evenHBand="1" w:firstRowFirstColumn="0" w:firstRowLastColumn="0" w:lastRowFirstColumn="0" w:lastRowLastColumn="0"/>
        </w:trPr>
        <w:tc>
          <w:tcPr>
            <w:tcW w:w="3114" w:type="dxa"/>
          </w:tcPr>
          <w:p w14:paraId="02697997" w14:textId="77777777" w:rsidR="005B4EA9" w:rsidRPr="00AE6A2C" w:rsidRDefault="005B4EA9" w:rsidP="00E05D6F">
            <w:pPr>
              <w:pStyle w:val="TableText"/>
            </w:pPr>
          </w:p>
        </w:tc>
        <w:tc>
          <w:tcPr>
            <w:tcW w:w="3118" w:type="dxa"/>
          </w:tcPr>
          <w:p w14:paraId="236A53E6" w14:textId="77777777" w:rsidR="005B4EA9" w:rsidRPr="00AE6A2C" w:rsidRDefault="005B4EA9" w:rsidP="00E05D6F">
            <w:pPr>
              <w:pStyle w:val="TableText"/>
            </w:pPr>
          </w:p>
        </w:tc>
      </w:tr>
    </w:tbl>
    <w:p w14:paraId="405C2338" w14:textId="77777777" w:rsidR="00FB2AE2" w:rsidRDefault="00FB2AE2" w:rsidP="00C55132">
      <w:pPr>
        <w:rPr>
          <w:color w:val="FF0000"/>
        </w:rPr>
      </w:pPr>
    </w:p>
    <w:p w14:paraId="723A144D" w14:textId="428340DD" w:rsidR="00C55132" w:rsidRPr="007666F8" w:rsidRDefault="00C55132" w:rsidP="00C55132">
      <w:r w:rsidRPr="0DD22410">
        <w:rPr>
          <w:color w:val="FF0000"/>
        </w:rPr>
        <w:t>[</w:t>
      </w:r>
      <w:r w:rsidRPr="0DD22410">
        <w:rPr>
          <w:b/>
          <w:bCs/>
          <w:color w:val="FF0000"/>
        </w:rPr>
        <w:t>OPTION C – Time and materials/</w:t>
      </w:r>
      <w:proofErr w:type="gramStart"/>
      <w:r w:rsidRPr="0DD22410">
        <w:rPr>
          <w:b/>
          <w:bCs/>
          <w:color w:val="FF0000"/>
        </w:rPr>
        <w:t>rates based</w:t>
      </w:r>
      <w:proofErr w:type="gramEnd"/>
      <w:r w:rsidRPr="0DD22410">
        <w:rPr>
          <w:b/>
          <w:bCs/>
          <w:color w:val="FF0000"/>
        </w:rPr>
        <w:t xml:space="preserve"> fees]</w:t>
      </w:r>
    </w:p>
    <w:p w14:paraId="3929BF6A" w14:textId="77777777" w:rsidR="00C55132" w:rsidRDefault="00C55132" w:rsidP="00C55132">
      <w:r w:rsidRPr="0DD22410">
        <w:rPr>
          <w:b/>
          <w:bCs/>
        </w:rPr>
        <w:t>Fees/Rate</w:t>
      </w:r>
      <w:proofErr w:type="gramStart"/>
      <w:r w:rsidRPr="0DD22410">
        <w:t>:  [</w:t>
      </w:r>
      <w:proofErr w:type="gramEnd"/>
      <w:r w:rsidRPr="0DD22410">
        <w:rPr>
          <w:highlight w:val="yellow"/>
        </w:rPr>
        <w:t xml:space="preserve">insert e.g. $xxx per hour [for a maximum of xx hours], [for a total maximum Fee of $xxx] </w:t>
      </w:r>
      <w:proofErr w:type="spellStart"/>
      <w:r w:rsidRPr="0DD22410">
        <w:rPr>
          <w:highlight w:val="yellow"/>
        </w:rPr>
        <w:t>excl</w:t>
      </w:r>
      <w:proofErr w:type="spellEnd"/>
      <w:r w:rsidRPr="0DD22410">
        <w:rPr>
          <w:highlight w:val="yellow"/>
        </w:rPr>
        <w:t xml:space="preserve"> GST (if any)</w:t>
      </w:r>
      <w:r w:rsidRPr="0DD22410">
        <w:t>]</w:t>
      </w:r>
    </w:p>
    <w:p w14:paraId="6BFD01DA" w14:textId="439C36C4" w:rsidR="00E129A3" w:rsidRPr="00AE6A2C" w:rsidRDefault="00E129A3" w:rsidP="00E129A3">
      <w:pPr>
        <w:pStyle w:val="Heading1"/>
      </w:pPr>
      <w:r w:rsidRPr="00AE6A2C">
        <w:t>Expenses</w:t>
      </w:r>
    </w:p>
    <w:tbl>
      <w:tblPr>
        <w:tblStyle w:val="Schedules"/>
        <w:tblW w:w="6232" w:type="dxa"/>
        <w:tblLook w:val="0420" w:firstRow="1" w:lastRow="0" w:firstColumn="0" w:lastColumn="0" w:noHBand="0" w:noVBand="1"/>
      </w:tblPr>
      <w:tblGrid>
        <w:gridCol w:w="3114"/>
        <w:gridCol w:w="3118"/>
      </w:tblGrid>
      <w:tr w:rsidR="00C60F4C" w:rsidRPr="006329FE" w14:paraId="71A585A4" w14:textId="77777777" w:rsidTr="00D47338">
        <w:trPr>
          <w:cnfStyle w:val="100000000000" w:firstRow="1" w:lastRow="0" w:firstColumn="0" w:lastColumn="0" w:oddVBand="0" w:evenVBand="0" w:oddHBand="0" w:evenHBand="0" w:firstRowFirstColumn="0" w:firstRowLastColumn="0" w:lastRowFirstColumn="0" w:lastRowLastColumn="0"/>
        </w:trPr>
        <w:tc>
          <w:tcPr>
            <w:tcW w:w="3114" w:type="dxa"/>
          </w:tcPr>
          <w:p w14:paraId="431DAC4B" w14:textId="77777777" w:rsidR="00C60F4C" w:rsidRPr="00981DF0" w:rsidRDefault="00C60F4C" w:rsidP="00981DF0">
            <w:pPr>
              <w:pStyle w:val="TableText"/>
              <w:rPr>
                <w:color w:val="FFFFFF" w:themeColor="background1"/>
              </w:rPr>
            </w:pPr>
            <w:r w:rsidRPr="00981DF0">
              <w:rPr>
                <w:color w:val="FFFFFF" w:themeColor="background1"/>
              </w:rPr>
              <w:t xml:space="preserve">Expenses </w:t>
            </w:r>
          </w:p>
        </w:tc>
        <w:tc>
          <w:tcPr>
            <w:tcW w:w="3118" w:type="dxa"/>
          </w:tcPr>
          <w:p w14:paraId="64677FFA" w14:textId="77777777" w:rsidR="00C60F4C" w:rsidRPr="00981DF0" w:rsidRDefault="00C60F4C" w:rsidP="00981DF0">
            <w:pPr>
              <w:pStyle w:val="TableText"/>
              <w:rPr>
                <w:color w:val="FFFFFF" w:themeColor="background1"/>
              </w:rPr>
            </w:pPr>
            <w:r w:rsidRPr="00981DF0">
              <w:rPr>
                <w:color w:val="FFFFFF" w:themeColor="background1"/>
              </w:rPr>
              <w:t>Amount (</w:t>
            </w:r>
            <w:proofErr w:type="spellStart"/>
            <w:r w:rsidRPr="00981DF0">
              <w:rPr>
                <w:color w:val="FFFFFF" w:themeColor="background1"/>
              </w:rPr>
              <w:t>excl</w:t>
            </w:r>
            <w:proofErr w:type="spellEnd"/>
            <w:r w:rsidRPr="00981DF0">
              <w:rPr>
                <w:color w:val="FFFFFF" w:themeColor="background1"/>
              </w:rPr>
              <w:t xml:space="preserve"> GST)</w:t>
            </w:r>
          </w:p>
        </w:tc>
      </w:tr>
      <w:tr w:rsidR="00C60F4C" w14:paraId="28A07662" w14:textId="77777777" w:rsidTr="00D47338">
        <w:trPr>
          <w:cnfStyle w:val="000000100000" w:firstRow="0" w:lastRow="0" w:firstColumn="0" w:lastColumn="0" w:oddVBand="0" w:evenVBand="0" w:oddHBand="1" w:evenHBand="0" w:firstRowFirstColumn="0" w:firstRowLastColumn="0" w:lastRowFirstColumn="0" w:lastRowLastColumn="0"/>
        </w:trPr>
        <w:tc>
          <w:tcPr>
            <w:tcW w:w="3114" w:type="dxa"/>
          </w:tcPr>
          <w:p w14:paraId="7604CD06" w14:textId="77777777" w:rsidR="00C60F4C" w:rsidRPr="007666F8" w:rsidRDefault="00C60F4C" w:rsidP="00981DF0">
            <w:pPr>
              <w:pStyle w:val="TableText"/>
            </w:pPr>
          </w:p>
        </w:tc>
        <w:tc>
          <w:tcPr>
            <w:tcW w:w="3118" w:type="dxa"/>
          </w:tcPr>
          <w:p w14:paraId="313A677A" w14:textId="77777777" w:rsidR="00C60F4C" w:rsidRPr="007666F8" w:rsidRDefault="00C60F4C" w:rsidP="00981DF0">
            <w:pPr>
              <w:pStyle w:val="TableText"/>
            </w:pPr>
          </w:p>
        </w:tc>
      </w:tr>
      <w:tr w:rsidR="00C60F4C" w14:paraId="69C3C7C2" w14:textId="77777777" w:rsidTr="00D47338">
        <w:trPr>
          <w:cnfStyle w:val="000000010000" w:firstRow="0" w:lastRow="0" w:firstColumn="0" w:lastColumn="0" w:oddVBand="0" w:evenVBand="0" w:oddHBand="0" w:evenHBand="1" w:firstRowFirstColumn="0" w:firstRowLastColumn="0" w:lastRowFirstColumn="0" w:lastRowLastColumn="0"/>
        </w:trPr>
        <w:tc>
          <w:tcPr>
            <w:tcW w:w="3114" w:type="dxa"/>
          </w:tcPr>
          <w:p w14:paraId="2EEA56E2" w14:textId="77777777" w:rsidR="00C60F4C" w:rsidRPr="007666F8" w:rsidRDefault="00C60F4C" w:rsidP="00981DF0">
            <w:pPr>
              <w:pStyle w:val="TableText"/>
            </w:pPr>
          </w:p>
        </w:tc>
        <w:tc>
          <w:tcPr>
            <w:tcW w:w="3118" w:type="dxa"/>
          </w:tcPr>
          <w:p w14:paraId="6F13E84D" w14:textId="77777777" w:rsidR="00C60F4C" w:rsidRPr="007666F8" w:rsidRDefault="00C60F4C" w:rsidP="00981DF0">
            <w:pPr>
              <w:pStyle w:val="TableText"/>
            </w:pPr>
          </w:p>
        </w:tc>
      </w:tr>
    </w:tbl>
    <w:p w14:paraId="16D34C00" w14:textId="77777777" w:rsidR="00C60F4C" w:rsidRDefault="00C60F4C" w:rsidP="00C60F4C">
      <w:r w:rsidRPr="00931DF5">
        <w:rPr>
          <w:color w:val="FF0000"/>
        </w:rPr>
        <w:t>OR</w:t>
      </w:r>
      <w:r>
        <w:t xml:space="preserve"> [</w:t>
      </w:r>
      <w:r w:rsidRPr="00A26309">
        <w:rPr>
          <w:highlight w:val="yellow"/>
        </w:rPr>
        <w:t>As agreed in advance in writing between the parties</w:t>
      </w:r>
      <w:r>
        <w:t>]</w:t>
      </w:r>
    </w:p>
    <w:p w14:paraId="43174C67" w14:textId="29CC9A25" w:rsidR="00C60F4C" w:rsidRPr="00851632" w:rsidRDefault="00C60F4C" w:rsidP="00C60F4C">
      <w:r>
        <w:t>[</w:t>
      </w:r>
      <w:r w:rsidRPr="00A26309">
        <w:rPr>
          <w:highlight w:val="yellow"/>
        </w:rPr>
        <w:t>Expenses must, on request, be supported with GST receipts or other reasonable documentation</w:t>
      </w:r>
      <w:r>
        <w:t>.]</w:t>
      </w:r>
    </w:p>
    <w:p w14:paraId="0494F2AB" w14:textId="4783AAF0" w:rsidR="00364209" w:rsidRPr="00AE6A2C" w:rsidRDefault="00364209" w:rsidP="00364209">
      <w:pPr>
        <w:pStyle w:val="Heading1"/>
      </w:pPr>
      <w:r w:rsidRPr="00AE6A2C">
        <w:t>payment and Invoicing</w:t>
      </w:r>
    </w:p>
    <w:p w14:paraId="612E3D39" w14:textId="3C09A1EA" w:rsidR="00364209" w:rsidRPr="00AE6A2C" w:rsidRDefault="00364209" w:rsidP="00364209">
      <w:pPr>
        <w:pStyle w:val="BodyText"/>
        <w:tabs>
          <w:tab w:val="left" w:pos="680"/>
        </w:tabs>
        <w:kinsoku w:val="0"/>
        <w:overflowPunct w:val="0"/>
        <w:spacing w:before="120" w:after="120"/>
        <w:ind w:left="0" w:right="113" w:firstLine="0"/>
      </w:pPr>
      <w:r w:rsidRPr="00AE6A2C">
        <w:t>Payments will be made following receipt of a valid invoice by the 20</w:t>
      </w:r>
      <w:r w:rsidRPr="00AE6A2C">
        <w:rPr>
          <w:vertAlign w:val="superscript"/>
        </w:rPr>
        <w:t>th</w:t>
      </w:r>
      <w:r w:rsidRPr="00AE6A2C">
        <w:t xml:space="preserve"> of the month following </w:t>
      </w:r>
      <w:r w:rsidR="005E6C3D" w:rsidRPr="00AE6A2C">
        <w:t xml:space="preserve">the month of </w:t>
      </w:r>
      <w:r w:rsidR="009C06D6">
        <w:t xml:space="preserve">receipt of the </w:t>
      </w:r>
      <w:r w:rsidRPr="00AE6A2C">
        <w:t>invoice.</w:t>
      </w:r>
    </w:p>
    <w:p w14:paraId="4915C3FE" w14:textId="36F3C230" w:rsidR="00364209" w:rsidRPr="00AE6A2C" w:rsidRDefault="000E17F0" w:rsidP="005B0543">
      <w:pPr>
        <w:pStyle w:val="BodyText"/>
        <w:tabs>
          <w:tab w:val="left" w:pos="680"/>
        </w:tabs>
        <w:kinsoku w:val="0"/>
        <w:overflowPunct w:val="0"/>
        <w:spacing w:before="120" w:after="120"/>
        <w:ind w:left="0" w:right="113" w:firstLine="0"/>
      </w:pPr>
      <w:r w:rsidRPr="00AE6A2C">
        <w:t xml:space="preserve">All invoices are to be emailed to </w:t>
      </w:r>
      <w:hyperlink r:id="rId12" w:history="1">
        <w:r w:rsidRPr="00AE6A2C">
          <w:rPr>
            <w:rStyle w:val="Hyperlink"/>
          </w:rPr>
          <w:t>invoices@auckland.ac.nz</w:t>
        </w:r>
      </w:hyperlink>
      <w:r w:rsidRPr="00AE6A2C">
        <w:t xml:space="preserve"> </w:t>
      </w:r>
      <w:r w:rsidR="00364209" w:rsidRPr="00AE6A2C">
        <w:t xml:space="preserve">and include the relevant PO number (if </w:t>
      </w:r>
      <w:r w:rsidR="0051798C" w:rsidRPr="00AE6A2C">
        <w:t>any</w:t>
      </w:r>
      <w:r w:rsidR="00364209" w:rsidRPr="00AE6A2C">
        <w:t>).</w:t>
      </w:r>
    </w:p>
    <w:p w14:paraId="056C6A5F" w14:textId="77777777" w:rsidR="009E3812" w:rsidRPr="00AE6A2C" w:rsidRDefault="009E3812" w:rsidP="009D0713"/>
    <w:p w14:paraId="3129B9F3" w14:textId="77777777" w:rsidR="009E3812" w:rsidRPr="00AE6A2C" w:rsidRDefault="009E3812" w:rsidP="009D0713"/>
    <w:p w14:paraId="3A5B4951" w14:textId="02166B94" w:rsidR="009E3812" w:rsidRPr="00AE6A2C" w:rsidRDefault="009E3812" w:rsidP="009D0713">
      <w:pPr>
        <w:sectPr w:rsidR="009E3812" w:rsidRPr="00AE6A2C" w:rsidSect="009038C1">
          <w:headerReference w:type="even" r:id="rId13"/>
          <w:headerReference w:type="default" r:id="rId14"/>
          <w:footerReference w:type="even" r:id="rId15"/>
          <w:footerReference w:type="default" r:id="rId16"/>
          <w:headerReference w:type="first" r:id="rId17"/>
          <w:footerReference w:type="first" r:id="rId18"/>
          <w:type w:val="continuous"/>
          <w:pgSz w:w="11910" w:h="16840"/>
          <w:pgMar w:top="1418" w:right="1021" w:bottom="851" w:left="1021" w:header="454" w:footer="284" w:gutter="0"/>
          <w:cols w:space="720"/>
          <w:noEndnote/>
          <w:titlePg/>
          <w:docGrid w:linePitch="326"/>
        </w:sectPr>
      </w:pPr>
    </w:p>
    <w:p w14:paraId="64F582E5" w14:textId="77777777" w:rsidR="005258E0" w:rsidRPr="00AE6A2C" w:rsidRDefault="009D0713" w:rsidP="006747C7">
      <w:pPr>
        <w:pStyle w:val="GeneralTermsheading"/>
        <w:sectPr w:rsidR="005258E0" w:rsidRPr="00AE6A2C" w:rsidSect="007314E2">
          <w:pgSz w:w="11910" w:h="16840"/>
          <w:pgMar w:top="1418" w:right="851" w:bottom="851" w:left="851" w:header="454" w:footer="284" w:gutter="0"/>
          <w:cols w:num="2" w:space="680"/>
          <w:noEndnote/>
          <w:titlePg/>
          <w:docGrid w:linePitch="326"/>
        </w:sectPr>
      </w:pPr>
      <w:r w:rsidRPr="00AE6A2C">
        <w:lastRenderedPageBreak/>
        <w:t xml:space="preserve">GENERAL TERMS </w:t>
      </w:r>
    </w:p>
    <w:p w14:paraId="7E720027" w14:textId="6E0F68B1" w:rsidR="009D0713" w:rsidRPr="00AE6A2C" w:rsidRDefault="009D0713" w:rsidP="006747C7">
      <w:pPr>
        <w:pStyle w:val="ClauseHeading"/>
      </w:pPr>
      <w:r w:rsidRPr="00AE6A2C">
        <w:t>DEFINITIONS AND INTERPRETATION</w:t>
      </w:r>
    </w:p>
    <w:p w14:paraId="767CD140" w14:textId="570B665A" w:rsidR="009D0713" w:rsidRPr="00AE6A2C" w:rsidRDefault="009D0713" w:rsidP="00B62AA1">
      <w:pPr>
        <w:pStyle w:val="List2"/>
        <w:keepNext/>
      </w:pPr>
      <w:r w:rsidRPr="00AE6A2C">
        <w:t>In this Agreement:</w:t>
      </w:r>
    </w:p>
    <w:p w14:paraId="2D747279" w14:textId="3E9FDBF5" w:rsidR="009D0713" w:rsidRPr="00AE6A2C" w:rsidRDefault="009D0713" w:rsidP="006747C7">
      <w:pPr>
        <w:pStyle w:val="Clausenonumber"/>
      </w:pPr>
      <w:r w:rsidRPr="0DD22410">
        <w:rPr>
          <w:b/>
          <w:bCs/>
        </w:rPr>
        <w:t>Affiliate</w:t>
      </w:r>
      <w:r w:rsidRPr="0DD22410">
        <w:t xml:space="preserve"> of a party means any </w:t>
      </w:r>
      <w:r w:rsidR="00E1681F" w:rsidRPr="0DD22410">
        <w:t xml:space="preserve">person </w:t>
      </w:r>
      <w:r w:rsidRPr="0DD22410">
        <w:t xml:space="preserve">that controls or is controlled by that </w:t>
      </w:r>
      <w:proofErr w:type="gramStart"/>
      <w:r w:rsidRPr="0DD22410">
        <w:t>party, or</w:t>
      </w:r>
      <w:proofErr w:type="gramEnd"/>
      <w:r w:rsidRPr="0DD22410">
        <w:t xml:space="preserve"> is under common control with that party.</w:t>
      </w:r>
    </w:p>
    <w:p w14:paraId="40A5CA10" w14:textId="1061C01A" w:rsidR="009D0713" w:rsidRPr="00AE6A2C" w:rsidRDefault="009D0713" w:rsidP="00524597">
      <w:pPr>
        <w:pStyle w:val="Clausenonumber"/>
      </w:pPr>
      <w:r w:rsidRPr="00AE6A2C">
        <w:rPr>
          <w:b/>
          <w:bCs/>
        </w:rPr>
        <w:t>Agreement</w:t>
      </w:r>
      <w:r w:rsidRPr="00AE6A2C">
        <w:t xml:space="preserve"> means this </w:t>
      </w:r>
      <w:r w:rsidR="00A44C10" w:rsidRPr="00AE6A2C">
        <w:rPr>
          <w:i/>
          <w:iCs/>
        </w:rPr>
        <w:t>S</w:t>
      </w:r>
      <w:r w:rsidRPr="00AE6A2C">
        <w:rPr>
          <w:i/>
          <w:iCs/>
        </w:rPr>
        <w:t xml:space="preserve">ubcontractor </w:t>
      </w:r>
      <w:r w:rsidR="00A44C10" w:rsidRPr="00AE6A2C">
        <w:rPr>
          <w:i/>
          <w:iCs/>
        </w:rPr>
        <w:t>A</w:t>
      </w:r>
      <w:r w:rsidRPr="00AE6A2C">
        <w:rPr>
          <w:i/>
          <w:iCs/>
        </w:rPr>
        <w:t>greement</w:t>
      </w:r>
      <w:r w:rsidRPr="00AE6A2C">
        <w:t>, including the Contract Details, these General Terms</w:t>
      </w:r>
      <w:r w:rsidR="00E15F10" w:rsidRPr="00AE6A2C">
        <w:t xml:space="preserve"> (as may be varied in the Contract Details)</w:t>
      </w:r>
      <w:r w:rsidRPr="00AE6A2C">
        <w:t xml:space="preserve"> and any Schedules.</w:t>
      </w:r>
    </w:p>
    <w:p w14:paraId="3345AB18" w14:textId="73BCBF49" w:rsidR="009D0713" w:rsidRPr="00AE6A2C" w:rsidRDefault="009D0713" w:rsidP="006747C7">
      <w:pPr>
        <w:pStyle w:val="Clausenonumber"/>
      </w:pPr>
      <w:r w:rsidRPr="0DD22410">
        <w:rPr>
          <w:b/>
          <w:bCs/>
        </w:rPr>
        <w:t>Background IP</w:t>
      </w:r>
      <w:r w:rsidRPr="0DD22410">
        <w:t xml:space="preserve"> </w:t>
      </w:r>
      <w:r w:rsidR="002D381D" w:rsidRPr="0DD22410">
        <w:t>of a party means intellectual property, information, materials and other items of that party (or its licensors) existing prior to the date of this Agreement or developed independently of this Agreement and includes the specific Background IP of that party identified in the Contract Details (if any)</w:t>
      </w:r>
      <w:r w:rsidRPr="0DD22410">
        <w:t>.</w:t>
      </w:r>
    </w:p>
    <w:p w14:paraId="12C1850C" w14:textId="77777777" w:rsidR="009D0713" w:rsidRPr="00AE6A2C" w:rsidRDefault="009D0713" w:rsidP="00B62AA1">
      <w:pPr>
        <w:pStyle w:val="Clausenonumber"/>
        <w:keepNext/>
      </w:pPr>
      <w:r w:rsidRPr="00AE6A2C">
        <w:rPr>
          <w:b/>
          <w:bCs/>
        </w:rPr>
        <w:t>Business Day</w:t>
      </w:r>
      <w:r w:rsidRPr="00AE6A2C">
        <w:t xml:space="preserve"> means: </w:t>
      </w:r>
    </w:p>
    <w:p w14:paraId="2519E238" w14:textId="2AA63DF8" w:rsidR="009D0713" w:rsidRPr="00AE6A2C" w:rsidRDefault="009D0713" w:rsidP="006747C7">
      <w:pPr>
        <w:pStyle w:val="List3"/>
      </w:pPr>
      <w:r w:rsidRPr="0DD22410">
        <w:t xml:space="preserve">in clause </w:t>
      </w:r>
      <w:r>
        <w:fldChar w:fldCharType="begin"/>
      </w:r>
      <w:r>
        <w:instrText xml:space="preserve"> REF _Ref153303698 \w \h </w:instrText>
      </w:r>
      <w:r>
        <w:fldChar w:fldCharType="separate"/>
      </w:r>
      <w:r w:rsidR="00F63D44" w:rsidRPr="0DD22410">
        <w:t>19.3</w:t>
      </w:r>
      <w:r>
        <w:fldChar w:fldCharType="end"/>
      </w:r>
      <w:r w:rsidRPr="0DD22410">
        <w:t xml:space="preserve">, a day </w:t>
      </w:r>
      <w:r w:rsidR="00744FA7" w:rsidRPr="0DD22410">
        <w:t>of the week</w:t>
      </w:r>
      <w:r w:rsidRPr="0DD22410">
        <w:t>, excluding Saturdays, Sundays and public holidays</w:t>
      </w:r>
      <w:r w:rsidR="00744FA7" w:rsidRPr="0DD22410">
        <w:t xml:space="preserve"> </w:t>
      </w:r>
      <w:r w:rsidR="002A29DC" w:rsidRPr="0DD22410">
        <w:t xml:space="preserve">observed </w:t>
      </w:r>
      <w:r w:rsidR="00744FA7" w:rsidRPr="0DD22410">
        <w:t xml:space="preserve">in the location of the </w:t>
      </w:r>
      <w:r w:rsidR="002D381D" w:rsidRPr="0DD22410">
        <w:t xml:space="preserve">intended </w:t>
      </w:r>
      <w:r w:rsidR="00744FA7" w:rsidRPr="0DD22410">
        <w:t>recipient</w:t>
      </w:r>
      <w:r w:rsidRPr="0DD22410">
        <w:t>; or</w:t>
      </w:r>
    </w:p>
    <w:p w14:paraId="6D085568" w14:textId="7D441F66" w:rsidR="009D0713" w:rsidRPr="00AE6A2C" w:rsidRDefault="009D0713" w:rsidP="006747C7">
      <w:pPr>
        <w:pStyle w:val="List3"/>
      </w:pPr>
      <w:r w:rsidRPr="0DD22410">
        <w:t xml:space="preserve">in any other case, a day </w:t>
      </w:r>
      <w:r w:rsidR="00AF2F7A" w:rsidRPr="0DD22410">
        <w:t>of the week</w:t>
      </w:r>
      <w:r w:rsidRPr="0DD22410">
        <w:t>, excluding Saturdays, Sundays and public holidays</w:t>
      </w:r>
      <w:r w:rsidR="00AF2F7A" w:rsidRPr="0DD22410">
        <w:t xml:space="preserve"> </w:t>
      </w:r>
      <w:r w:rsidR="00F20186" w:rsidRPr="0DD22410">
        <w:t xml:space="preserve">observed </w:t>
      </w:r>
      <w:r w:rsidR="00AF2F7A" w:rsidRPr="0DD22410">
        <w:t>in Auckland, New Zealand</w:t>
      </w:r>
      <w:r w:rsidRPr="0DD22410">
        <w:t>.</w:t>
      </w:r>
    </w:p>
    <w:p w14:paraId="7E095F2D" w14:textId="50A34406" w:rsidR="009D0713" w:rsidRPr="00AE6A2C" w:rsidRDefault="009D0713" w:rsidP="00B62AA1">
      <w:pPr>
        <w:pStyle w:val="Clausenonumber"/>
        <w:keepNext/>
      </w:pPr>
      <w:r w:rsidRPr="00AE6A2C">
        <w:rPr>
          <w:b/>
          <w:bCs/>
        </w:rPr>
        <w:t>Confidential Information</w:t>
      </w:r>
      <w:r w:rsidRPr="00AE6A2C">
        <w:t xml:space="preserve"> of a party (</w:t>
      </w:r>
      <w:r w:rsidRPr="00AE6A2C">
        <w:rPr>
          <w:b/>
          <w:bCs/>
        </w:rPr>
        <w:t>Disclosing Party</w:t>
      </w:r>
      <w:r w:rsidRPr="00AE6A2C">
        <w:t xml:space="preserve">) means all information that is about the Disclosing Party, its Affiliates, or its or its Affiliates’ affairs, </w:t>
      </w:r>
      <w:r w:rsidR="00300962" w:rsidRPr="00AE6A2C">
        <w:t>and which is</w:t>
      </w:r>
      <w:r w:rsidRPr="00AE6A2C">
        <w:t xml:space="preserve"> obtained by the other party (</w:t>
      </w:r>
      <w:r w:rsidRPr="00AE6A2C">
        <w:rPr>
          <w:b/>
          <w:bCs/>
        </w:rPr>
        <w:t>Recipient</w:t>
      </w:r>
      <w:r w:rsidRPr="00AE6A2C">
        <w:t xml:space="preserve">) directly or indirectly from the Disclosing Party or its Affiliates in connection with this Agreement, and includes </w:t>
      </w:r>
      <w:r w:rsidR="00CA550D" w:rsidRPr="00AE6A2C">
        <w:t xml:space="preserve">intellectual property of a party and </w:t>
      </w:r>
      <w:r w:rsidRPr="00AE6A2C">
        <w:t xml:space="preserve">the terms and conditions of this Agreement and (in the case of the University, information about the </w:t>
      </w:r>
      <w:r w:rsidR="00083A7A" w:rsidRPr="00AE6A2C">
        <w:t>Funder</w:t>
      </w:r>
      <w:r w:rsidRPr="00AE6A2C">
        <w:t xml:space="preserve">, the </w:t>
      </w:r>
      <w:r w:rsidR="0026577E" w:rsidRPr="00AE6A2C">
        <w:t xml:space="preserve">Research </w:t>
      </w:r>
      <w:r w:rsidRPr="00AE6A2C">
        <w:t xml:space="preserve">Project and the </w:t>
      </w:r>
      <w:r w:rsidR="00083A7A" w:rsidRPr="00AE6A2C">
        <w:t>Funder</w:t>
      </w:r>
      <w:r w:rsidRPr="00AE6A2C">
        <w:t xml:space="preserve"> Agreement), but excludes information</w:t>
      </w:r>
      <w:r w:rsidR="00CA550D" w:rsidRPr="00AE6A2C">
        <w:t xml:space="preserve"> to the extent</w:t>
      </w:r>
      <w:r w:rsidR="002A3664" w:rsidRPr="00AE6A2C">
        <w:t xml:space="preserve"> it</w:t>
      </w:r>
      <w:r w:rsidRPr="00AE6A2C">
        <w:t>:</w:t>
      </w:r>
    </w:p>
    <w:p w14:paraId="48952B12" w14:textId="6731689A" w:rsidR="009D0713" w:rsidRPr="00AE6A2C" w:rsidRDefault="009D0713" w:rsidP="0DD22410">
      <w:pPr>
        <w:pStyle w:val="List3"/>
      </w:pPr>
      <w:r w:rsidRPr="0DD22410">
        <w:t xml:space="preserve">is or becomes public knowledge, other than </w:t>
      </w:r>
      <w:proofErr w:type="gramStart"/>
      <w:r w:rsidRPr="0DD22410">
        <w:t>as a result of</w:t>
      </w:r>
      <w:proofErr w:type="gramEnd"/>
      <w:r w:rsidRPr="0DD22410">
        <w:t xml:space="preserve"> any fault of the Recipient or its permitted </w:t>
      </w:r>
      <w:proofErr w:type="spellStart"/>
      <w:proofErr w:type="gramStart"/>
      <w:r w:rsidR="009D7248" w:rsidRPr="0DD22410">
        <w:t>d</w:t>
      </w:r>
      <w:r w:rsidR="0051110B" w:rsidRPr="0DD22410">
        <w:t>isclose</w:t>
      </w:r>
      <w:r w:rsidR="009D7248" w:rsidRPr="0DD22410">
        <w:t>e</w:t>
      </w:r>
      <w:r w:rsidR="0051110B" w:rsidRPr="0DD22410">
        <w:t>s</w:t>
      </w:r>
      <w:proofErr w:type="spellEnd"/>
      <w:r w:rsidRPr="0DD22410">
        <w:t>;</w:t>
      </w:r>
      <w:proofErr w:type="gramEnd"/>
      <w:r w:rsidRPr="0DD22410">
        <w:t xml:space="preserve"> </w:t>
      </w:r>
    </w:p>
    <w:p w14:paraId="1DA236C5" w14:textId="431DA4CA" w:rsidR="009D0713" w:rsidRPr="00AE6A2C" w:rsidRDefault="002A3664" w:rsidP="006747C7">
      <w:pPr>
        <w:pStyle w:val="List3"/>
      </w:pPr>
      <w:r w:rsidRPr="00AE6A2C">
        <w:t xml:space="preserve">is </w:t>
      </w:r>
      <w:r w:rsidR="009D0713" w:rsidRPr="00AE6A2C">
        <w:t xml:space="preserve">developed independently of this Agreement and any information of the Disclosing Party; or </w:t>
      </w:r>
    </w:p>
    <w:p w14:paraId="731BE640" w14:textId="3BB7CA16" w:rsidR="009D0713" w:rsidRPr="00AE6A2C" w:rsidRDefault="002A3664" w:rsidP="006747C7">
      <w:pPr>
        <w:pStyle w:val="List3"/>
      </w:pPr>
      <w:r w:rsidRPr="00AE6A2C">
        <w:t xml:space="preserve">is </w:t>
      </w:r>
      <w:r w:rsidR="009D0713" w:rsidRPr="00AE6A2C">
        <w:t xml:space="preserve">received by the Recipient from a third party without restriction and without any breach of any obligation of confidentiality. </w:t>
      </w:r>
    </w:p>
    <w:p w14:paraId="105D186B" w14:textId="3158685F" w:rsidR="009D0713" w:rsidRPr="00AE6A2C" w:rsidRDefault="009D0713" w:rsidP="006747C7">
      <w:pPr>
        <w:pStyle w:val="Clausenonumber"/>
      </w:pPr>
      <w:r w:rsidRPr="00AE6A2C">
        <w:rPr>
          <w:b/>
          <w:bCs/>
        </w:rPr>
        <w:t>Contract Details</w:t>
      </w:r>
      <w:r w:rsidRPr="00AE6A2C">
        <w:t xml:space="preserve"> means the agreement-specific details set out </w:t>
      </w:r>
      <w:r w:rsidR="00750D39" w:rsidRPr="00AE6A2C">
        <w:t>at the front</w:t>
      </w:r>
      <w:r w:rsidRPr="00AE6A2C">
        <w:t xml:space="preserve"> of this Agreement.</w:t>
      </w:r>
    </w:p>
    <w:p w14:paraId="5E7E7B63" w14:textId="072FD5BB" w:rsidR="009D0713" w:rsidRPr="00AE6A2C" w:rsidRDefault="009D0713" w:rsidP="006747C7">
      <w:pPr>
        <w:pStyle w:val="Clausenonumber"/>
      </w:pPr>
      <w:r w:rsidRPr="00AE6A2C">
        <w:rPr>
          <w:b/>
          <w:bCs/>
        </w:rPr>
        <w:t>End Date</w:t>
      </w:r>
      <w:r w:rsidRPr="00AE6A2C">
        <w:t xml:space="preserve"> means the end date set out in the Contract Details.</w:t>
      </w:r>
    </w:p>
    <w:p w14:paraId="65263C64" w14:textId="20C1BC80" w:rsidR="008A2E90" w:rsidRPr="00AE6A2C" w:rsidRDefault="008A2E90" w:rsidP="006747C7">
      <w:pPr>
        <w:pStyle w:val="Clausenonumber"/>
      </w:pPr>
      <w:r w:rsidRPr="00AE6A2C">
        <w:rPr>
          <w:b/>
          <w:bCs/>
        </w:rPr>
        <w:t xml:space="preserve">Export Controls </w:t>
      </w:r>
      <w:r w:rsidRPr="00AE6A2C">
        <w:t xml:space="preserve">has the meaning </w:t>
      </w:r>
      <w:r w:rsidR="00782422" w:rsidRPr="00AE6A2C">
        <w:t xml:space="preserve">given in clause </w:t>
      </w:r>
      <w:r w:rsidR="00782422" w:rsidRPr="00AE6A2C">
        <w:fldChar w:fldCharType="begin"/>
      </w:r>
      <w:r w:rsidR="00782422" w:rsidRPr="00AE6A2C">
        <w:instrText xml:space="preserve"> REF _Ref159426021 \r \h </w:instrText>
      </w:r>
      <w:r w:rsidR="00782422" w:rsidRPr="00AE6A2C">
        <w:fldChar w:fldCharType="separate"/>
      </w:r>
      <w:r w:rsidR="00F63D44">
        <w:t>13.2</w:t>
      </w:r>
      <w:r w:rsidR="00782422" w:rsidRPr="00AE6A2C">
        <w:fldChar w:fldCharType="end"/>
      </w:r>
      <w:r w:rsidR="006A73BD" w:rsidRPr="00AE6A2C">
        <w:t>.</w:t>
      </w:r>
    </w:p>
    <w:p w14:paraId="35507FD9" w14:textId="4B870968" w:rsidR="009D0713" w:rsidRPr="00AE6A2C" w:rsidRDefault="009D0713" w:rsidP="006747C7">
      <w:pPr>
        <w:pStyle w:val="Clausenonumber"/>
      </w:pPr>
      <w:r w:rsidRPr="00AE6A2C">
        <w:rPr>
          <w:b/>
          <w:bCs/>
        </w:rPr>
        <w:t>Fees</w:t>
      </w:r>
      <w:r w:rsidRPr="00AE6A2C">
        <w:t xml:space="preserve"> means the fees </w:t>
      </w:r>
      <w:r w:rsidR="00342AF1" w:rsidRPr="00AE6A2C">
        <w:t>and expenses</w:t>
      </w:r>
      <w:r w:rsidR="00F509B1" w:rsidRPr="00AE6A2C">
        <w:t xml:space="preserve"> (if any)</w:t>
      </w:r>
      <w:r w:rsidR="00342AF1" w:rsidRPr="00AE6A2C">
        <w:t xml:space="preserve"> </w:t>
      </w:r>
      <w:r w:rsidR="00EB55DA" w:rsidRPr="00AE6A2C">
        <w:t xml:space="preserve">set out in </w:t>
      </w:r>
      <w:r w:rsidRPr="00AE6A2C">
        <w:t>Schedule 2.</w:t>
      </w:r>
    </w:p>
    <w:p w14:paraId="6C457D79" w14:textId="33E0A1BF" w:rsidR="009D0713" w:rsidRPr="00AE6A2C" w:rsidRDefault="009D0713" w:rsidP="006747C7">
      <w:pPr>
        <w:pStyle w:val="Clausenonumber"/>
      </w:pPr>
      <w:r w:rsidRPr="00AE6A2C">
        <w:rPr>
          <w:b/>
          <w:bCs/>
        </w:rPr>
        <w:t>Force Majeure Event</w:t>
      </w:r>
      <w:r w:rsidRPr="00AE6A2C">
        <w:t xml:space="preserve"> means an event beyond the reasonable control of a party.</w:t>
      </w:r>
    </w:p>
    <w:p w14:paraId="2CB46EFD" w14:textId="05A74316" w:rsidR="002C62D6" w:rsidRPr="00AE6A2C" w:rsidRDefault="002C62D6" w:rsidP="002C62D6">
      <w:pPr>
        <w:pStyle w:val="Clausenonumber"/>
      </w:pPr>
      <w:r w:rsidRPr="00AE6A2C">
        <w:rPr>
          <w:b/>
          <w:bCs/>
        </w:rPr>
        <w:t>Funder</w:t>
      </w:r>
      <w:r w:rsidRPr="00AE6A2C">
        <w:t xml:space="preserve"> means the funder </w:t>
      </w:r>
      <w:r w:rsidR="00F509B1" w:rsidRPr="00AE6A2C">
        <w:t xml:space="preserve">set out </w:t>
      </w:r>
      <w:r w:rsidRPr="00AE6A2C">
        <w:t xml:space="preserve">in the Contract Details. </w:t>
      </w:r>
    </w:p>
    <w:p w14:paraId="2112A29A" w14:textId="77777777" w:rsidR="002C62D6" w:rsidRPr="00AE6A2C" w:rsidRDefault="002C62D6" w:rsidP="002C62D6">
      <w:pPr>
        <w:pStyle w:val="Clausenonumber"/>
      </w:pPr>
      <w:r w:rsidRPr="00AE6A2C">
        <w:rPr>
          <w:b/>
          <w:bCs/>
        </w:rPr>
        <w:t>Funder Agreement</w:t>
      </w:r>
      <w:r w:rsidRPr="00AE6A2C">
        <w:t xml:space="preserve"> means the agreement between the University and the Funder for the delivery of the Research Project.</w:t>
      </w:r>
    </w:p>
    <w:p w14:paraId="40EB7C66" w14:textId="7AA80FB6" w:rsidR="009D0713" w:rsidRPr="00AE6A2C" w:rsidRDefault="009D0713" w:rsidP="006747C7">
      <w:pPr>
        <w:pStyle w:val="Clausenonumber"/>
      </w:pPr>
      <w:r w:rsidRPr="0DD22410">
        <w:rPr>
          <w:b/>
          <w:bCs/>
        </w:rPr>
        <w:t>GST</w:t>
      </w:r>
      <w:r w:rsidRPr="0DD22410">
        <w:t xml:space="preserve"> means Goods and Services Tax as defined in the Goods and Services Tax Act 1985 or any goods and services, value added, sales or equivalent tax in any relevant jurisdiction.</w:t>
      </w:r>
    </w:p>
    <w:p w14:paraId="78EF5858" w14:textId="7960A91D" w:rsidR="009D0713" w:rsidRPr="00AE6A2C" w:rsidRDefault="009D0713" w:rsidP="006747C7">
      <w:pPr>
        <w:pStyle w:val="Clausenonumber"/>
      </w:pPr>
      <w:r w:rsidRPr="00AE6A2C">
        <w:rPr>
          <w:b/>
          <w:bCs/>
        </w:rPr>
        <w:t>Insolvency Event</w:t>
      </w:r>
      <w:r w:rsidRPr="00AE6A2C">
        <w:t xml:space="preserve"> means, in relation to a party, that the party (other than for the purposes of a solvent restructuring) ceases or threatens to cease to carry on business, or (</w:t>
      </w:r>
      <w:r w:rsidR="00495E67">
        <w:t>where the party is</w:t>
      </w:r>
      <w:r w:rsidRPr="00AE6A2C">
        <w:t xml:space="preserve"> the Subcontractor)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w:t>
      </w:r>
      <w:r w:rsidR="003034DA">
        <w:t>, or suffers any analogous event under the laws of any relevant jurisdiction</w:t>
      </w:r>
      <w:r w:rsidR="00700D85" w:rsidRPr="00AE6A2C">
        <w:t>.</w:t>
      </w:r>
    </w:p>
    <w:p w14:paraId="24114EF6" w14:textId="248F03B7" w:rsidR="009D0713" w:rsidRPr="00AE6A2C" w:rsidRDefault="009D0713" w:rsidP="00EF54EC">
      <w:pPr>
        <w:pStyle w:val="Clausenonumber"/>
      </w:pPr>
      <w:r w:rsidRPr="0DD22410">
        <w:rPr>
          <w:b/>
          <w:bCs/>
        </w:rPr>
        <w:t>Intellectual Property Rights</w:t>
      </w:r>
      <w:r w:rsidRPr="0DD22410">
        <w:t xml:space="preserve"> means any and all rights to and interests in or protecting (anywhere in the world) any industrial or intellectual property of any kind, whether or not in a material form, including copyright, </w:t>
      </w:r>
      <w:proofErr w:type="spellStart"/>
      <w:r w:rsidRPr="0DD22410">
        <w:t>trade marks</w:t>
      </w:r>
      <w:proofErr w:type="spellEnd"/>
      <w:r w:rsidRPr="0DD22410">
        <w:t xml:space="preserve">,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 </w:t>
      </w:r>
    </w:p>
    <w:p w14:paraId="244D0087" w14:textId="3A51253A" w:rsidR="009D0713" w:rsidRPr="00AE6A2C" w:rsidRDefault="009D0713" w:rsidP="008060BA">
      <w:pPr>
        <w:pStyle w:val="Clausenonumber"/>
      </w:pPr>
      <w:r w:rsidRPr="0DD22410">
        <w:rPr>
          <w:b/>
          <w:bCs/>
        </w:rPr>
        <w:t>Key Personnel</w:t>
      </w:r>
      <w:r w:rsidRPr="0DD22410">
        <w:t xml:space="preserve"> means the personnel so named in the Contract Details, as may be updated from time to time in accordance with clause </w:t>
      </w:r>
      <w:r>
        <w:fldChar w:fldCharType="begin"/>
      </w:r>
      <w:r>
        <w:instrText xml:space="preserve"> REF _Ref153303735 \w \h </w:instrText>
      </w:r>
      <w:r>
        <w:fldChar w:fldCharType="separate"/>
      </w:r>
      <w:r w:rsidR="00F63D44" w:rsidRPr="0DD22410">
        <w:t>5.2</w:t>
      </w:r>
      <w:r>
        <w:fldChar w:fldCharType="end"/>
      </w:r>
      <w:r w:rsidRPr="0DD22410">
        <w:t xml:space="preserve">. </w:t>
      </w:r>
    </w:p>
    <w:p w14:paraId="3919FD6E" w14:textId="711E6FF8" w:rsidR="009D0713" w:rsidRPr="00AE6A2C" w:rsidRDefault="009D0713" w:rsidP="006747C7">
      <w:pPr>
        <w:pStyle w:val="Clausenonumber"/>
      </w:pPr>
      <w:r w:rsidRPr="00AE6A2C">
        <w:rPr>
          <w:b/>
          <w:bCs/>
        </w:rPr>
        <w:t>New IP</w:t>
      </w:r>
      <w:r w:rsidRPr="00AE6A2C">
        <w:t xml:space="preserve"> has the meaning given in clause </w:t>
      </w:r>
      <w:r w:rsidR="00B62AA1" w:rsidRPr="00AE6A2C">
        <w:fldChar w:fldCharType="begin"/>
      </w:r>
      <w:r w:rsidR="00B62AA1" w:rsidRPr="00AE6A2C">
        <w:instrText xml:space="preserve"> REF _Ref153303749 \w \h </w:instrText>
      </w:r>
      <w:r w:rsidR="00B62AA1" w:rsidRPr="00AE6A2C">
        <w:fldChar w:fldCharType="separate"/>
      </w:r>
      <w:r w:rsidR="00F63D44">
        <w:t>11.2</w:t>
      </w:r>
      <w:r w:rsidR="00B62AA1" w:rsidRPr="00AE6A2C">
        <w:fldChar w:fldCharType="end"/>
      </w:r>
      <w:r w:rsidRPr="00AE6A2C">
        <w:t>.</w:t>
      </w:r>
    </w:p>
    <w:p w14:paraId="19F8248D" w14:textId="1675E64E" w:rsidR="009D0713" w:rsidRPr="00AE6A2C" w:rsidRDefault="009D0713" w:rsidP="008060BA">
      <w:pPr>
        <w:pStyle w:val="Clausenonumber"/>
      </w:pPr>
      <w:r w:rsidRPr="00AE6A2C">
        <w:rPr>
          <w:b/>
          <w:bCs/>
        </w:rPr>
        <w:t>Principal Investigator</w:t>
      </w:r>
      <w:r w:rsidRPr="00AE6A2C">
        <w:t xml:space="preserve"> means the person so named in the Contract Details.</w:t>
      </w:r>
    </w:p>
    <w:p w14:paraId="5F9EF6B5" w14:textId="635E66B9" w:rsidR="009D0713" w:rsidRPr="00AE6A2C" w:rsidRDefault="009D0713" w:rsidP="006747C7">
      <w:pPr>
        <w:pStyle w:val="Clausenonumber"/>
      </w:pPr>
      <w:r w:rsidRPr="0057692E">
        <w:rPr>
          <w:b/>
          <w:bCs/>
        </w:rPr>
        <w:lastRenderedPageBreak/>
        <w:t>Requirements</w:t>
      </w:r>
      <w:r w:rsidRPr="0057692E">
        <w:t xml:space="preserve"> means the requirements for the Services set out in Schedule 1, and as otherwise reasonably </w:t>
      </w:r>
      <w:r w:rsidR="008554E5" w:rsidRPr="0057692E">
        <w:t xml:space="preserve">required </w:t>
      </w:r>
      <w:r w:rsidRPr="0057692E">
        <w:t>by the University from time to time.</w:t>
      </w:r>
    </w:p>
    <w:p w14:paraId="05A3E0ED" w14:textId="2AAF622E" w:rsidR="00F63656" w:rsidRPr="00AE6A2C" w:rsidRDefault="00F63656" w:rsidP="00F63656">
      <w:pPr>
        <w:pStyle w:val="Clausenonumber"/>
      </w:pPr>
      <w:r w:rsidRPr="00AE6A2C">
        <w:rPr>
          <w:b/>
          <w:bCs/>
        </w:rPr>
        <w:t>Research Project</w:t>
      </w:r>
      <w:r w:rsidRPr="00AE6A2C">
        <w:t xml:space="preserve"> means the research project </w:t>
      </w:r>
      <w:r w:rsidR="00E767D4">
        <w:t>described</w:t>
      </w:r>
      <w:r w:rsidR="00DB4CF5" w:rsidRPr="00AE6A2C">
        <w:t xml:space="preserve"> </w:t>
      </w:r>
      <w:r w:rsidRPr="00AE6A2C">
        <w:t>in the Contract Details.</w:t>
      </w:r>
    </w:p>
    <w:p w14:paraId="706B7483" w14:textId="022E4DAD" w:rsidR="009D0713" w:rsidRPr="00AE6A2C" w:rsidRDefault="009D0713" w:rsidP="006747C7">
      <w:pPr>
        <w:pStyle w:val="Clausenonumber"/>
      </w:pPr>
      <w:r w:rsidRPr="0DD22410">
        <w:rPr>
          <w:b/>
          <w:bCs/>
        </w:rPr>
        <w:t>Results</w:t>
      </w:r>
      <w:r w:rsidRPr="0DD22410">
        <w:t xml:space="preserve"> means all </w:t>
      </w:r>
      <w:r w:rsidR="00661B3A" w:rsidRPr="0DD22410">
        <w:t xml:space="preserve">data, </w:t>
      </w:r>
      <w:r w:rsidRPr="0DD22410">
        <w:t xml:space="preserve">information, research findings, </w:t>
      </w:r>
      <w:r w:rsidR="00556ED5" w:rsidRPr="0DD22410">
        <w:t xml:space="preserve">discoveries, </w:t>
      </w:r>
      <w:r w:rsidRPr="0DD22410">
        <w:t>inventions, deliverables, reports and other results arising from the performance of the Services.</w:t>
      </w:r>
    </w:p>
    <w:p w14:paraId="6561C1F8" w14:textId="2464F4C4" w:rsidR="009D0713" w:rsidRPr="00AE6A2C" w:rsidRDefault="009D0713" w:rsidP="006747C7">
      <w:pPr>
        <w:pStyle w:val="Clausenonumber"/>
      </w:pPr>
      <w:r w:rsidRPr="00AE6A2C">
        <w:rPr>
          <w:b/>
          <w:bCs/>
        </w:rPr>
        <w:t>Services</w:t>
      </w:r>
      <w:r w:rsidRPr="00AE6A2C">
        <w:t xml:space="preserve"> mean the services described in </w:t>
      </w:r>
      <w:r w:rsidR="00AB6C09" w:rsidRPr="00AE6A2C">
        <w:t>the Contract Details</w:t>
      </w:r>
      <w:r w:rsidRPr="00AE6A2C">
        <w:t xml:space="preserve">. </w:t>
      </w:r>
    </w:p>
    <w:p w14:paraId="01E1E737" w14:textId="77777777" w:rsidR="00C5451B" w:rsidRPr="00AE6A2C" w:rsidRDefault="00C5451B" w:rsidP="00C5451B">
      <w:pPr>
        <w:pStyle w:val="Clausenonumber"/>
      </w:pPr>
      <w:r w:rsidRPr="00AE6A2C">
        <w:rPr>
          <w:b/>
          <w:bCs/>
        </w:rPr>
        <w:t>Start Date</w:t>
      </w:r>
      <w:r w:rsidRPr="00AE6A2C">
        <w:t xml:space="preserve"> means the start date set out in the Contract Details.</w:t>
      </w:r>
    </w:p>
    <w:p w14:paraId="10964E5B" w14:textId="0790E7EE" w:rsidR="009D0713" w:rsidRPr="00AE6A2C" w:rsidRDefault="009D0713" w:rsidP="00673638">
      <w:pPr>
        <w:pStyle w:val="Clausenonumber"/>
      </w:pPr>
      <w:r w:rsidRPr="0DD22410">
        <w:rPr>
          <w:b/>
          <w:bCs/>
        </w:rPr>
        <w:t>Subcontractor Investigator</w:t>
      </w:r>
      <w:r w:rsidRPr="0DD22410">
        <w:t xml:space="preserve"> means the person so named in the Contract Details, as may be updated from time to time in accordance with clause </w:t>
      </w:r>
      <w:r>
        <w:fldChar w:fldCharType="begin"/>
      </w:r>
      <w:r>
        <w:instrText xml:space="preserve"> REF _Ref153303735 \w \h </w:instrText>
      </w:r>
      <w:r>
        <w:fldChar w:fldCharType="separate"/>
      </w:r>
      <w:r w:rsidR="00F63D44" w:rsidRPr="0DD22410">
        <w:t>5.2</w:t>
      </w:r>
      <w:r>
        <w:fldChar w:fldCharType="end"/>
      </w:r>
      <w:r w:rsidRPr="0DD22410">
        <w:t>.</w:t>
      </w:r>
    </w:p>
    <w:p w14:paraId="7148A57D" w14:textId="2EA63031" w:rsidR="009D0713" w:rsidRPr="00AE6A2C" w:rsidRDefault="009D0713" w:rsidP="006747C7">
      <w:pPr>
        <w:pStyle w:val="Clausenonumber"/>
      </w:pPr>
      <w:r w:rsidRPr="00AE6A2C">
        <w:rPr>
          <w:b/>
          <w:bCs/>
        </w:rPr>
        <w:t>University Input</w:t>
      </w:r>
      <w:r w:rsidRPr="00AE6A2C">
        <w:t xml:space="preserve"> means the </w:t>
      </w:r>
      <w:r w:rsidR="00F24E5D" w:rsidRPr="00AE6A2C">
        <w:t xml:space="preserve">materials, </w:t>
      </w:r>
      <w:r w:rsidRPr="00AE6A2C">
        <w:t xml:space="preserve">resources </w:t>
      </w:r>
      <w:r w:rsidR="00741C0B" w:rsidRPr="00AE6A2C">
        <w:t xml:space="preserve">and other items set out </w:t>
      </w:r>
      <w:r w:rsidRPr="00AE6A2C">
        <w:t>in the Contract Details</w:t>
      </w:r>
      <w:r w:rsidR="00741C0B" w:rsidRPr="00AE6A2C">
        <w:t xml:space="preserve"> (if any)</w:t>
      </w:r>
      <w:r w:rsidRPr="00AE6A2C">
        <w:t>.</w:t>
      </w:r>
    </w:p>
    <w:p w14:paraId="0B01A19A" w14:textId="4BA6A52B" w:rsidR="009D0713" w:rsidRPr="00AE6A2C" w:rsidRDefault="009D0713" w:rsidP="00B62AA1">
      <w:pPr>
        <w:pStyle w:val="List2"/>
        <w:keepNext/>
      </w:pPr>
      <w:r w:rsidRPr="00AE6A2C">
        <w:t>In this Agreement:</w:t>
      </w:r>
    </w:p>
    <w:p w14:paraId="58A147B7" w14:textId="22A7F3B9" w:rsidR="009D0713" w:rsidRPr="00AE6A2C" w:rsidRDefault="009D0713" w:rsidP="006747C7">
      <w:pPr>
        <w:pStyle w:val="List3"/>
      </w:pPr>
      <w:r w:rsidRPr="00AE6A2C">
        <w:t xml:space="preserve">clause and other headings are for ease of reference only and do not affect its </w:t>
      </w:r>
      <w:proofErr w:type="gramStart"/>
      <w:r w:rsidRPr="00AE6A2C">
        <w:t>interpretation;</w:t>
      </w:r>
      <w:proofErr w:type="gramEnd"/>
    </w:p>
    <w:p w14:paraId="3E492F37" w14:textId="6F20A274" w:rsidR="009D0713" w:rsidRPr="00AE6A2C" w:rsidRDefault="00DC111F" w:rsidP="006747C7">
      <w:pPr>
        <w:pStyle w:val="List3"/>
      </w:pPr>
      <w:r>
        <w:t>unless</w:t>
      </w:r>
      <w:r w:rsidRPr="00AE6A2C">
        <w:t xml:space="preserve"> </w:t>
      </w:r>
      <w:r w:rsidR="009D0713" w:rsidRPr="00AE6A2C">
        <w:t xml:space="preserve">the context </w:t>
      </w:r>
      <w:r w:rsidR="006013F0" w:rsidRPr="00AE6A2C">
        <w:t>requires</w:t>
      </w:r>
      <w:r w:rsidR="007A336E" w:rsidRPr="00AE6A2C">
        <w:t xml:space="preserve"> otherwise</w:t>
      </w:r>
      <w:r w:rsidR="009D0713" w:rsidRPr="00AE6A2C">
        <w:t xml:space="preserve">, the singular includes the plural and </w:t>
      </w:r>
      <w:proofErr w:type="gramStart"/>
      <w:r w:rsidR="009D0713" w:rsidRPr="00AE6A2C">
        <w:t>vice versa;</w:t>
      </w:r>
      <w:proofErr w:type="gramEnd"/>
    </w:p>
    <w:p w14:paraId="18A534DD" w14:textId="0D811E16" w:rsidR="009D0713" w:rsidRPr="00AE6A2C" w:rsidRDefault="009D0713" w:rsidP="006747C7">
      <w:pPr>
        <w:pStyle w:val="List3"/>
      </w:pPr>
      <w:r w:rsidRPr="00AE6A2C">
        <w:t xml:space="preserve">references to legislation include all subordinate legislation, any amendment to, and all legislation passed in substitution for that </w:t>
      </w:r>
      <w:proofErr w:type="gramStart"/>
      <w:r w:rsidRPr="00AE6A2C">
        <w:t>legislation;</w:t>
      </w:r>
      <w:proofErr w:type="gramEnd"/>
    </w:p>
    <w:p w14:paraId="65A9A31B" w14:textId="476BF433" w:rsidR="009D0713" w:rsidRPr="00AE6A2C" w:rsidRDefault="009D0713" w:rsidP="006747C7">
      <w:pPr>
        <w:pStyle w:val="List3"/>
      </w:pPr>
      <w:r w:rsidRPr="0DD22410">
        <w:t xml:space="preserve">references to a </w:t>
      </w:r>
      <w:r w:rsidRPr="0DD22410">
        <w:rPr>
          <w:b/>
          <w:bCs/>
        </w:rPr>
        <w:t>party</w:t>
      </w:r>
      <w:r w:rsidRPr="0DD22410">
        <w:t xml:space="preserve"> include</w:t>
      </w:r>
      <w:r w:rsidR="00FE2F8A" w:rsidRPr="0DD22410">
        <w:t>s</w:t>
      </w:r>
      <w:r w:rsidRPr="0DD22410">
        <w:t xml:space="preserve"> that party’s successors and permitted </w:t>
      </w:r>
      <w:proofErr w:type="gramStart"/>
      <w:r w:rsidRPr="0DD22410">
        <w:t>assigns;</w:t>
      </w:r>
      <w:proofErr w:type="gramEnd"/>
    </w:p>
    <w:p w14:paraId="37E31CE0" w14:textId="767C43F3" w:rsidR="009D0713" w:rsidRPr="00AE6A2C" w:rsidRDefault="009D0713" w:rsidP="006747C7">
      <w:pPr>
        <w:pStyle w:val="List3"/>
      </w:pPr>
      <w:r w:rsidRPr="00AE6A2C">
        <w:t xml:space="preserve">references to a party’s </w:t>
      </w:r>
      <w:r w:rsidRPr="00AE6A2C">
        <w:rPr>
          <w:b/>
          <w:bCs/>
        </w:rPr>
        <w:t>personnel</w:t>
      </w:r>
      <w:r w:rsidRPr="00AE6A2C">
        <w:t xml:space="preserve"> include its employees</w:t>
      </w:r>
      <w:r w:rsidR="005B1246">
        <w:t>, agents</w:t>
      </w:r>
      <w:r w:rsidRPr="00AE6A2C">
        <w:t xml:space="preserve">, </w:t>
      </w:r>
      <w:r w:rsidR="005B1246">
        <w:t xml:space="preserve">and </w:t>
      </w:r>
      <w:r w:rsidRPr="00AE6A2C">
        <w:t xml:space="preserve">contractors </w:t>
      </w:r>
      <w:r w:rsidR="005B1246">
        <w:t xml:space="preserve">acting in relation to this </w:t>
      </w:r>
      <w:proofErr w:type="gramStart"/>
      <w:r w:rsidR="005B1246">
        <w:t>Agreement</w:t>
      </w:r>
      <w:r w:rsidRPr="00AE6A2C">
        <w:t>;</w:t>
      </w:r>
      <w:proofErr w:type="gramEnd"/>
    </w:p>
    <w:p w14:paraId="4BF9D6E2" w14:textId="6917DE93" w:rsidR="009D0713" w:rsidRPr="00AE6A2C" w:rsidRDefault="009D0713" w:rsidP="006747C7">
      <w:pPr>
        <w:pStyle w:val="List3"/>
      </w:pPr>
      <w:r w:rsidRPr="0DD22410">
        <w:t>all monetary amount</w:t>
      </w:r>
      <w:ins w:id="25" w:author="Aimee Carr" w:date="2025-10-17T09:44:00Z" w16du:dateUtc="2025-10-16T20:44:00Z">
        <w:r w:rsidR="000713D8">
          <w:t>s</w:t>
        </w:r>
      </w:ins>
      <w:r w:rsidRPr="0DD22410">
        <w:t xml:space="preserve"> are in New Zealand dollars unless stated otherwise; and</w:t>
      </w:r>
    </w:p>
    <w:p w14:paraId="4AB56B73" w14:textId="4FB69B82" w:rsidR="009D0713" w:rsidRPr="00AE6A2C" w:rsidRDefault="009D0713" w:rsidP="006747C7">
      <w:pPr>
        <w:pStyle w:val="List3"/>
      </w:pPr>
      <w:r w:rsidRPr="00AE6A2C">
        <w:rPr>
          <w:b/>
          <w:bCs/>
        </w:rPr>
        <w:t>including</w:t>
      </w:r>
      <w:r w:rsidRPr="00AE6A2C">
        <w:t xml:space="preserve"> and like terms mean </w:t>
      </w:r>
      <w:r w:rsidRPr="00AE6A2C">
        <w:rPr>
          <w:b/>
          <w:bCs/>
        </w:rPr>
        <w:t>including, without limitation</w:t>
      </w:r>
      <w:r w:rsidRPr="00AE6A2C">
        <w:t>.</w:t>
      </w:r>
    </w:p>
    <w:p w14:paraId="0F813866" w14:textId="25A5D6B4" w:rsidR="00144E97" w:rsidRPr="00AE6A2C" w:rsidRDefault="00144E97" w:rsidP="00144E97">
      <w:pPr>
        <w:pStyle w:val="ClauseHeading"/>
      </w:pPr>
      <w:r w:rsidRPr="00AE6A2C">
        <w:t>term</w:t>
      </w:r>
    </w:p>
    <w:p w14:paraId="4AE3F445" w14:textId="12534409" w:rsidR="00144E97" w:rsidRPr="00AE6A2C" w:rsidRDefault="00087785" w:rsidP="001019B2">
      <w:pPr>
        <w:pStyle w:val="List2"/>
      </w:pPr>
      <w:r w:rsidRPr="0DD22410">
        <w:t xml:space="preserve">This Agreement is effective on the Start Date and </w:t>
      </w:r>
      <w:r w:rsidR="00516FD7" w:rsidRPr="0DD22410">
        <w:t xml:space="preserve">ends on </w:t>
      </w:r>
      <w:r w:rsidR="00772AAC" w:rsidRPr="0DD22410">
        <w:t xml:space="preserve">the End Date, </w:t>
      </w:r>
      <w:r w:rsidR="00026BC5" w:rsidRPr="0DD22410">
        <w:t>unless terminated earlier in accordance with its terms</w:t>
      </w:r>
      <w:r w:rsidR="00144E97" w:rsidRPr="0DD22410">
        <w:t>.</w:t>
      </w:r>
    </w:p>
    <w:p w14:paraId="2CE80254" w14:textId="37E02996" w:rsidR="009D0713" w:rsidRPr="00AE6A2C" w:rsidRDefault="006A60D6" w:rsidP="00B62AA1">
      <w:pPr>
        <w:pStyle w:val="ClauseHeading"/>
      </w:pPr>
      <w:r>
        <w:t xml:space="preserve">Appointment and </w:t>
      </w:r>
      <w:r w:rsidR="009D0713" w:rsidRPr="00AE6A2C">
        <w:t>SERVICES</w:t>
      </w:r>
    </w:p>
    <w:p w14:paraId="12263B04" w14:textId="5656A89E" w:rsidR="00447106" w:rsidRDefault="006B2C0E" w:rsidP="00283FDA">
      <w:pPr>
        <w:pStyle w:val="List2"/>
      </w:pPr>
      <w:r>
        <w:t xml:space="preserve">Each party acknowledges that the engagement under this </w:t>
      </w:r>
      <w:r w:rsidR="009137DA">
        <w:t>A</w:t>
      </w:r>
      <w:r>
        <w:t>greement is on a non-exclusive basis.</w:t>
      </w:r>
    </w:p>
    <w:p w14:paraId="43C3F4EC" w14:textId="34007F73" w:rsidR="009D0713" w:rsidRPr="00AE6A2C" w:rsidRDefault="009D0713" w:rsidP="00B62AA1">
      <w:pPr>
        <w:pStyle w:val="List2"/>
        <w:keepNext/>
      </w:pPr>
      <w:r w:rsidRPr="00AE6A2C">
        <w:t>In providing the Services and performing its other obligations under this Agreement, the Subcontractor must:</w:t>
      </w:r>
    </w:p>
    <w:p w14:paraId="4F97C7CB" w14:textId="5807709C" w:rsidR="009D0713" w:rsidRPr="00AE6A2C" w:rsidRDefault="009D0713" w:rsidP="00213667">
      <w:pPr>
        <w:pStyle w:val="List3"/>
      </w:pPr>
      <w:r w:rsidRPr="0DD22410">
        <w:t xml:space="preserve">exercise all due care, diligence and </w:t>
      </w:r>
      <w:proofErr w:type="gramStart"/>
      <w:r w:rsidRPr="0DD22410">
        <w:t>skill;</w:t>
      </w:r>
      <w:proofErr w:type="gramEnd"/>
    </w:p>
    <w:p w14:paraId="0CD88A38" w14:textId="5E840291" w:rsidR="009D0713" w:rsidRPr="00AE6A2C" w:rsidRDefault="009D0713" w:rsidP="00213667">
      <w:pPr>
        <w:pStyle w:val="List3"/>
      </w:pPr>
      <w:r w:rsidRPr="0DD22410">
        <w:t xml:space="preserve">conform to the highest standards reasonably expected of professional persons providing services of the type described in this </w:t>
      </w:r>
      <w:proofErr w:type="gramStart"/>
      <w:r w:rsidRPr="0DD22410">
        <w:t>Agreement;</w:t>
      </w:r>
      <w:proofErr w:type="gramEnd"/>
    </w:p>
    <w:p w14:paraId="01624804" w14:textId="33A04A3B" w:rsidR="000D658E" w:rsidRPr="00AE6A2C" w:rsidRDefault="00C00769" w:rsidP="00213667">
      <w:pPr>
        <w:pStyle w:val="List3"/>
      </w:pPr>
      <w:r w:rsidRPr="0DD22410">
        <w:t xml:space="preserve">meet required </w:t>
      </w:r>
      <w:proofErr w:type="gramStart"/>
      <w:r w:rsidRPr="0DD22410">
        <w:t>timeframes;</w:t>
      </w:r>
      <w:proofErr w:type="gramEnd"/>
    </w:p>
    <w:p w14:paraId="7F25A7F0" w14:textId="337F6A57" w:rsidR="009D0713" w:rsidRPr="00AE6A2C" w:rsidRDefault="009D0713" w:rsidP="00C33A35">
      <w:pPr>
        <w:pStyle w:val="List3"/>
        <w:keepNext/>
      </w:pPr>
      <w:r w:rsidRPr="0DD22410">
        <w:t>comply with all reasonable directions given by</w:t>
      </w:r>
      <w:r w:rsidR="00C33A35" w:rsidRPr="0DD22410">
        <w:t xml:space="preserve"> </w:t>
      </w:r>
      <w:r w:rsidRPr="0DD22410">
        <w:t>the University</w:t>
      </w:r>
      <w:r w:rsidR="00574572" w:rsidRPr="0DD22410">
        <w:t xml:space="preserve"> in relation to the Services</w:t>
      </w:r>
      <w:r w:rsidR="00674AA8" w:rsidRPr="0DD22410">
        <w:t>.</w:t>
      </w:r>
    </w:p>
    <w:p w14:paraId="79A730DE" w14:textId="5278D667" w:rsidR="009D0713" w:rsidRPr="00AE6A2C" w:rsidRDefault="009D0713" w:rsidP="00B62AA1">
      <w:pPr>
        <w:pStyle w:val="List3"/>
        <w:keepNext/>
      </w:pPr>
      <w:r w:rsidRPr="0DD22410">
        <w:t xml:space="preserve">comply with: </w:t>
      </w:r>
    </w:p>
    <w:p w14:paraId="1E0AA0B3" w14:textId="50F0174E" w:rsidR="009D0713" w:rsidRPr="00AE6A2C" w:rsidRDefault="009D0713" w:rsidP="006747C7">
      <w:pPr>
        <w:pStyle w:val="List4"/>
      </w:pPr>
      <w:r w:rsidRPr="00AE6A2C">
        <w:t xml:space="preserve">all applicable laws </w:t>
      </w:r>
      <w:r w:rsidR="006B7D88">
        <w:t>and</w:t>
      </w:r>
      <w:r w:rsidRPr="00AE6A2C">
        <w:t xml:space="preserve"> regulatory </w:t>
      </w:r>
      <w:r w:rsidR="006B7D88">
        <w:t xml:space="preserve">(including ethics) </w:t>
      </w:r>
      <w:r w:rsidRPr="00AE6A2C">
        <w:t xml:space="preserve">requirements; </w:t>
      </w:r>
      <w:r w:rsidR="0033360C">
        <w:t>and</w:t>
      </w:r>
    </w:p>
    <w:p w14:paraId="246FF931" w14:textId="6DA7DD77" w:rsidR="009D0713" w:rsidRPr="00AE6A2C" w:rsidRDefault="009D0713" w:rsidP="006747C7">
      <w:pPr>
        <w:pStyle w:val="List4"/>
      </w:pPr>
      <w:r w:rsidRPr="0DD22410">
        <w:t xml:space="preserve">all relevant policies of the University, as </w:t>
      </w:r>
      <w:r w:rsidR="00D6436C" w:rsidRPr="0DD22410">
        <w:t xml:space="preserve">advised </w:t>
      </w:r>
      <w:r w:rsidRPr="0DD22410">
        <w:t>to the Subcontractor from time to time</w:t>
      </w:r>
      <w:r w:rsidR="00250B29" w:rsidRPr="0DD22410">
        <w:t xml:space="preserve"> reasonably in </w:t>
      </w:r>
      <w:proofErr w:type="gramStart"/>
      <w:r w:rsidR="00250B29" w:rsidRPr="0DD22410">
        <w:t>advance</w:t>
      </w:r>
      <w:r w:rsidRPr="0DD22410">
        <w:t>;</w:t>
      </w:r>
      <w:proofErr w:type="gramEnd"/>
      <w:r w:rsidRPr="0DD22410">
        <w:t xml:space="preserve"> </w:t>
      </w:r>
    </w:p>
    <w:p w14:paraId="6B7FDBE1" w14:textId="77777777" w:rsidR="00144C88" w:rsidRPr="00AE6A2C" w:rsidRDefault="009D0713" w:rsidP="00213667">
      <w:pPr>
        <w:pStyle w:val="List3"/>
      </w:pPr>
      <w:r w:rsidRPr="00AE6A2C">
        <w:t xml:space="preserve">ensure that the Services meet the </w:t>
      </w:r>
      <w:proofErr w:type="gramStart"/>
      <w:r w:rsidRPr="00AE6A2C">
        <w:t>Requirements</w:t>
      </w:r>
      <w:r w:rsidR="00144C88" w:rsidRPr="00AE6A2C">
        <w:t>;</w:t>
      </w:r>
      <w:proofErr w:type="gramEnd"/>
    </w:p>
    <w:p w14:paraId="5F4CFE28" w14:textId="615FC5EC" w:rsidR="00D76578" w:rsidRPr="00AE6A2C" w:rsidRDefault="00D76578" w:rsidP="00D76578">
      <w:pPr>
        <w:pStyle w:val="List3"/>
      </w:pPr>
      <w:r w:rsidRPr="00AE6A2C">
        <w:t xml:space="preserve">provide the University with all Results as they become </w:t>
      </w:r>
      <w:proofErr w:type="gramStart"/>
      <w:r w:rsidRPr="00AE6A2C">
        <w:t>available</w:t>
      </w:r>
      <w:r w:rsidR="00153BF2">
        <w:t>;</w:t>
      </w:r>
      <w:proofErr w:type="gramEnd"/>
    </w:p>
    <w:p w14:paraId="47124C10" w14:textId="04966E27" w:rsidR="00D76578" w:rsidRDefault="00A501B8" w:rsidP="00213667">
      <w:pPr>
        <w:pStyle w:val="List3"/>
      </w:pPr>
      <w:r w:rsidRPr="0DD22410">
        <w:t xml:space="preserve">except for any University Input, provide all personnel, facilities, information, materials and other items required by it to provide the Services and perform its other obligations under this </w:t>
      </w:r>
      <w:proofErr w:type="gramStart"/>
      <w:r w:rsidRPr="0DD22410">
        <w:t>Agreement</w:t>
      </w:r>
      <w:r w:rsidR="00153BF2" w:rsidRPr="0DD22410">
        <w:t>;</w:t>
      </w:r>
      <w:proofErr w:type="gramEnd"/>
    </w:p>
    <w:p w14:paraId="3481197D" w14:textId="59A47ED3" w:rsidR="004C05D9" w:rsidRPr="00AE6A2C" w:rsidRDefault="004C05D9" w:rsidP="00213667">
      <w:pPr>
        <w:pStyle w:val="List3"/>
      </w:pPr>
      <w:r w:rsidRPr="0DD22410">
        <w:t>ensure it has all necessary consents, permissions and</w:t>
      </w:r>
      <w:r w:rsidR="00DB4EF5" w:rsidRPr="0DD22410">
        <w:t xml:space="preserve"> approvals to provide the Services and Results for use as contemplated </w:t>
      </w:r>
      <w:r w:rsidR="00C22689" w:rsidRPr="0DD22410">
        <w:t>by</w:t>
      </w:r>
      <w:r w:rsidR="00DB4EF5" w:rsidRPr="0DD22410">
        <w:t xml:space="preserve"> this </w:t>
      </w:r>
      <w:proofErr w:type="gramStart"/>
      <w:r w:rsidR="00DB4EF5" w:rsidRPr="0DD22410">
        <w:t>Agreement</w:t>
      </w:r>
      <w:r w:rsidR="00C22689" w:rsidRPr="0DD22410">
        <w:t>;</w:t>
      </w:r>
      <w:proofErr w:type="gramEnd"/>
    </w:p>
    <w:p w14:paraId="67189FB6" w14:textId="7F74962B" w:rsidR="00F37440" w:rsidRDefault="007834F8" w:rsidP="00213667">
      <w:pPr>
        <w:pStyle w:val="List3"/>
      </w:pPr>
      <w:r w:rsidRPr="0DD22410">
        <w:t xml:space="preserve">comply with </w:t>
      </w:r>
      <w:r w:rsidR="006A162D" w:rsidRPr="0DD22410">
        <w:t xml:space="preserve">any applicable </w:t>
      </w:r>
      <w:r w:rsidRPr="0DD22410">
        <w:t xml:space="preserve">terms and conditions </w:t>
      </w:r>
      <w:r w:rsidR="003821A3" w:rsidRPr="0DD22410">
        <w:t xml:space="preserve">for any </w:t>
      </w:r>
      <w:proofErr w:type="gramStart"/>
      <w:r w:rsidR="003821A3" w:rsidRPr="0DD22410">
        <w:t>third party</w:t>
      </w:r>
      <w:proofErr w:type="gramEnd"/>
      <w:r w:rsidR="003821A3" w:rsidRPr="0DD22410">
        <w:t xml:space="preserve"> tools supplied by the </w:t>
      </w:r>
      <w:proofErr w:type="gramStart"/>
      <w:r w:rsidR="003821A3" w:rsidRPr="0DD22410">
        <w:t>University</w:t>
      </w:r>
      <w:r w:rsidR="0050063A" w:rsidRPr="0DD22410">
        <w:t>;</w:t>
      </w:r>
      <w:proofErr w:type="gramEnd"/>
    </w:p>
    <w:p w14:paraId="04491C12" w14:textId="18A25630" w:rsidR="002952DB" w:rsidRPr="00AE6A2C" w:rsidRDefault="002952DB" w:rsidP="00213667">
      <w:pPr>
        <w:pStyle w:val="List3"/>
      </w:pPr>
      <w:r w:rsidRPr="0DD22410">
        <w:t xml:space="preserve">promptly notify the University on becoming aware of an issue that might reasonably be expected to </w:t>
      </w:r>
      <w:r w:rsidR="00473D4F" w:rsidRPr="0DD22410">
        <w:t>advers</w:t>
      </w:r>
      <w:r w:rsidR="00AB3387" w:rsidRPr="0DD22410">
        <w:t>ely impact</w:t>
      </w:r>
      <w:r w:rsidRPr="0DD22410">
        <w:t xml:space="preserve"> the delivery of the Services</w:t>
      </w:r>
      <w:r w:rsidR="00AB3387" w:rsidRPr="0DD22410">
        <w:t xml:space="preserve"> in accordance with this Agreement</w:t>
      </w:r>
      <w:r w:rsidR="00153BF2" w:rsidRPr="0DD22410">
        <w:t>; and</w:t>
      </w:r>
    </w:p>
    <w:p w14:paraId="0E1F85CB" w14:textId="7D3AD737" w:rsidR="00115B80" w:rsidRPr="00AE6A2C" w:rsidRDefault="00115B80" w:rsidP="00732682">
      <w:pPr>
        <w:pStyle w:val="List3"/>
      </w:pPr>
      <w:r w:rsidRPr="0DD22410">
        <w:t>do all things reasonably required to co-ordinate the provision of the Services with the provision of goods and/or services by other persons engaged by the University in connection with the Research Project</w:t>
      </w:r>
      <w:r w:rsidR="005038EF" w:rsidRPr="0DD22410">
        <w:t xml:space="preserve"> and not do anything that may unreasonably impede the provision of those other goods and/or services.</w:t>
      </w:r>
    </w:p>
    <w:p w14:paraId="334D73DE" w14:textId="6959F952" w:rsidR="00F404AA" w:rsidRDefault="00F404AA" w:rsidP="00780C72">
      <w:pPr>
        <w:pStyle w:val="List2"/>
      </w:pPr>
      <w:r w:rsidRPr="0DD22410">
        <w:t>[</w:t>
      </w:r>
      <w:r w:rsidRPr="0DD22410">
        <w:rPr>
          <w:highlight w:val="yellow"/>
        </w:rPr>
        <w:t xml:space="preserve">The Subcontractor must use the </w:t>
      </w:r>
      <w:r w:rsidR="00812BDA" w:rsidRPr="0DD22410">
        <w:rPr>
          <w:highlight w:val="yellow"/>
        </w:rPr>
        <w:t>Fees</w:t>
      </w:r>
      <w:r w:rsidRPr="0DD22410">
        <w:rPr>
          <w:highlight w:val="yellow"/>
        </w:rPr>
        <w:t xml:space="preserve"> only to carry out the Services in accordance with this Agreement.</w:t>
      </w:r>
      <w:r w:rsidRPr="0DD22410">
        <w:t>]</w:t>
      </w:r>
    </w:p>
    <w:p w14:paraId="76B7A118" w14:textId="47A19E82" w:rsidR="009D0713" w:rsidRPr="00AE6A2C" w:rsidRDefault="00780C72" w:rsidP="00780C72">
      <w:pPr>
        <w:pStyle w:val="List2"/>
      </w:pPr>
      <w:r w:rsidRPr="0DD22410">
        <w:t xml:space="preserve">The University will provide the Subcontractor with the </w:t>
      </w:r>
      <w:r w:rsidR="00C4663D" w:rsidRPr="0DD22410">
        <w:t>University</w:t>
      </w:r>
      <w:r w:rsidRPr="0DD22410">
        <w:t xml:space="preserve"> Input </w:t>
      </w:r>
      <w:r w:rsidR="0077474A" w:rsidRPr="0DD22410">
        <w:t>by any</w:t>
      </w:r>
      <w:r w:rsidRPr="0DD22410">
        <w:t xml:space="preserve"> stated dates set out in the Contract Details and all information and other assistance reasonably required to enable the </w:t>
      </w:r>
      <w:r w:rsidR="00CB076C" w:rsidRPr="0DD22410">
        <w:t>Subcontractor</w:t>
      </w:r>
      <w:r w:rsidRPr="0DD22410">
        <w:t xml:space="preserve"> to carry out the Services.</w:t>
      </w:r>
    </w:p>
    <w:p w14:paraId="4567443F" w14:textId="1A5CDBC7" w:rsidR="00760E0E" w:rsidRPr="00AE6A2C" w:rsidRDefault="003C4010" w:rsidP="00CF5AE7">
      <w:pPr>
        <w:pStyle w:val="List2"/>
      </w:pPr>
      <w:r w:rsidRPr="0DD22410">
        <w:t xml:space="preserve">The Subcontractor must provide the </w:t>
      </w:r>
      <w:r w:rsidR="005A345E" w:rsidRPr="0DD22410">
        <w:t>University</w:t>
      </w:r>
      <w:r w:rsidRPr="0DD22410">
        <w:t xml:space="preserve"> with progress reports (if any) at the frequency and/or times set out in Schedule 1</w:t>
      </w:r>
      <w:r w:rsidR="005A345E" w:rsidRPr="0DD22410">
        <w:t xml:space="preserve"> and other </w:t>
      </w:r>
      <w:r w:rsidR="00F407FC" w:rsidRPr="0DD22410">
        <w:lastRenderedPageBreak/>
        <w:t xml:space="preserve">reasonably requested </w:t>
      </w:r>
      <w:r w:rsidR="005A345E" w:rsidRPr="0DD22410">
        <w:t>reports on the progress of the Services</w:t>
      </w:r>
      <w:r w:rsidRPr="0DD22410">
        <w:t xml:space="preserve">. </w:t>
      </w:r>
    </w:p>
    <w:p w14:paraId="37106DE0" w14:textId="0634BC95" w:rsidR="009D0713" w:rsidRPr="00AE6A2C" w:rsidRDefault="00210782" w:rsidP="00F63D44">
      <w:pPr>
        <w:pStyle w:val="List2"/>
      </w:pPr>
      <w:r w:rsidRPr="00AE6A2C">
        <w:t xml:space="preserve">Each party will ensure that its designated personnel attend meetings (if any) at the times set out in Schedule 1. </w:t>
      </w:r>
    </w:p>
    <w:p w14:paraId="2CE9860F" w14:textId="74098564" w:rsidR="00672A59" w:rsidRPr="00AE6A2C" w:rsidRDefault="00672A59" w:rsidP="00F63D44">
      <w:pPr>
        <w:pStyle w:val="List2"/>
      </w:pPr>
      <w:r w:rsidRPr="0DD22410">
        <w:t xml:space="preserve">The Subcontractor is </w:t>
      </w:r>
      <w:r w:rsidR="00EB736F" w:rsidRPr="0DD22410">
        <w:t xml:space="preserve">responsible for </w:t>
      </w:r>
      <w:r w:rsidR="00804F97" w:rsidRPr="0DD22410">
        <w:t>the acts and omissions of its subcontractors as if they were the acts and omissions of the Subcontractor.</w:t>
      </w:r>
    </w:p>
    <w:p w14:paraId="7653B7BA" w14:textId="1BFA8753" w:rsidR="009D0713" w:rsidRPr="00AE6A2C" w:rsidRDefault="009D0713" w:rsidP="00B62AA1">
      <w:pPr>
        <w:pStyle w:val="ClauseHeading"/>
      </w:pPr>
      <w:r w:rsidRPr="00AE6A2C">
        <w:t>CONFLICT OF INTEREST</w:t>
      </w:r>
    </w:p>
    <w:p w14:paraId="426B9703" w14:textId="7974B41F" w:rsidR="00802621" w:rsidRPr="00AE6A2C" w:rsidRDefault="0028265A" w:rsidP="006747C7">
      <w:pPr>
        <w:pStyle w:val="List2"/>
      </w:pPr>
      <w:r w:rsidRPr="0DD22410">
        <w:t>As at the Start Date the Subcontractor warrants it has no actual or potential</w:t>
      </w:r>
      <w:r w:rsidR="00802621" w:rsidRPr="0DD22410">
        <w:t xml:space="preserve"> conflicts of interest.</w:t>
      </w:r>
    </w:p>
    <w:p w14:paraId="04BC4293" w14:textId="11729E8A" w:rsidR="009D0713" w:rsidRPr="00AE6A2C" w:rsidRDefault="006C7036" w:rsidP="00E6632F">
      <w:pPr>
        <w:pStyle w:val="List2"/>
      </w:pPr>
      <w:r w:rsidRPr="0DD22410">
        <w:t>During the term of this Agreement, the Subcontractor will</w:t>
      </w:r>
      <w:r w:rsidR="00E6632F" w:rsidRPr="0DD22410">
        <w:t xml:space="preserve"> </w:t>
      </w:r>
      <w:r w:rsidR="00196529" w:rsidRPr="0DD22410">
        <w:t xml:space="preserve">promptly </w:t>
      </w:r>
      <w:r w:rsidR="009D0713" w:rsidRPr="0DD22410">
        <w:t>advise the University of any actual or potential conflicts of interest</w:t>
      </w:r>
      <w:r w:rsidR="006D650C" w:rsidRPr="0DD22410">
        <w:t>.</w:t>
      </w:r>
    </w:p>
    <w:p w14:paraId="6126E8F6" w14:textId="45265533" w:rsidR="00287C44" w:rsidRPr="00AE6A2C" w:rsidRDefault="00446AE0" w:rsidP="00BD1B4A">
      <w:pPr>
        <w:pStyle w:val="List2"/>
      </w:pPr>
      <w:bookmarkStart w:id="26" w:name="_Ref167177299"/>
      <w:r w:rsidRPr="0DD22410">
        <w:t xml:space="preserve">The </w:t>
      </w:r>
      <w:r w:rsidR="00287C44" w:rsidRPr="0DD22410">
        <w:t xml:space="preserve">Subcontractor </w:t>
      </w:r>
      <w:r w:rsidRPr="0DD22410">
        <w:t xml:space="preserve">will </w:t>
      </w:r>
      <w:r w:rsidR="00287C44" w:rsidRPr="0DD22410">
        <w:t>follow any mitigation plan reasonably required by the University to man</w:t>
      </w:r>
      <w:r w:rsidRPr="0DD22410">
        <w:t>age any conflicts of interest.</w:t>
      </w:r>
      <w:bookmarkEnd w:id="26"/>
    </w:p>
    <w:p w14:paraId="5F99EC78" w14:textId="7685DDEE" w:rsidR="008D001F" w:rsidRPr="00AE6A2C" w:rsidRDefault="00E95205" w:rsidP="0059541F">
      <w:pPr>
        <w:pStyle w:val="List2"/>
        <w:keepNext/>
      </w:pPr>
      <w:r w:rsidRPr="0DD22410">
        <w:t>T</w:t>
      </w:r>
      <w:r w:rsidR="00925C2C" w:rsidRPr="0DD22410">
        <w:t xml:space="preserve">he University </w:t>
      </w:r>
      <w:r w:rsidRPr="0DD22410">
        <w:t>may terminate this Agr</w:t>
      </w:r>
      <w:r w:rsidR="001D025D" w:rsidRPr="0DD22410">
        <w:t>e</w:t>
      </w:r>
      <w:r w:rsidRPr="0DD22410">
        <w:t xml:space="preserve">ement </w:t>
      </w:r>
      <w:r w:rsidR="00E55E87" w:rsidRPr="0DD22410">
        <w:t xml:space="preserve">immediately on notice if it </w:t>
      </w:r>
      <w:r w:rsidR="00AE3044" w:rsidRPr="0DD22410">
        <w:t xml:space="preserve">reasonably </w:t>
      </w:r>
      <w:r w:rsidR="00925C2C" w:rsidRPr="0DD22410">
        <w:t xml:space="preserve">considers </w:t>
      </w:r>
      <w:r w:rsidR="007A42E7" w:rsidRPr="0DD22410">
        <w:t>a</w:t>
      </w:r>
      <w:r w:rsidR="00925C2C" w:rsidRPr="0DD22410">
        <w:t xml:space="preserve"> Subcontractor</w:t>
      </w:r>
      <w:r w:rsidR="0090511B" w:rsidRPr="0DD22410">
        <w:t>’s</w:t>
      </w:r>
      <w:r w:rsidR="003D6A42" w:rsidRPr="0DD22410">
        <w:t xml:space="preserve"> conflict of interest</w:t>
      </w:r>
      <w:r w:rsidR="001D025D" w:rsidRPr="0DD22410">
        <w:t>:</w:t>
      </w:r>
    </w:p>
    <w:p w14:paraId="79AA09CE" w14:textId="2ED06D77" w:rsidR="008D001F" w:rsidRPr="001F1528" w:rsidRDefault="000423F7" w:rsidP="008D001F">
      <w:pPr>
        <w:pStyle w:val="List3"/>
      </w:pPr>
      <w:r w:rsidRPr="001F1528">
        <w:t xml:space="preserve">has a material adverse </w:t>
      </w:r>
      <w:r w:rsidR="00E928EA" w:rsidRPr="001F1528">
        <w:t>impact</w:t>
      </w:r>
      <w:r w:rsidRPr="001F1528">
        <w:t xml:space="preserve"> on the </w:t>
      </w:r>
      <w:r w:rsidR="001F1528" w:rsidRPr="001F1528">
        <w:t>Subcontractor</w:t>
      </w:r>
      <w:r w:rsidRPr="001F1528">
        <w:t xml:space="preserve">’s ability to provide the Services or </w:t>
      </w:r>
      <w:r w:rsidR="0090511B">
        <w:t>the University’s other legitimate</w:t>
      </w:r>
      <w:r w:rsidRPr="001F1528">
        <w:t xml:space="preserve"> interests</w:t>
      </w:r>
      <w:r w:rsidR="008D001F" w:rsidRPr="001F1528">
        <w:t>;</w:t>
      </w:r>
      <w:r w:rsidR="00320846" w:rsidRPr="001F1528">
        <w:t xml:space="preserve"> and</w:t>
      </w:r>
      <w:r w:rsidR="00F1577A" w:rsidRPr="001F1528">
        <w:t xml:space="preserve"> </w:t>
      </w:r>
    </w:p>
    <w:p w14:paraId="144088E7" w14:textId="464C81B2" w:rsidR="00BD1B4A" w:rsidRPr="00AE6A2C" w:rsidRDefault="00F1577A" w:rsidP="00320846">
      <w:pPr>
        <w:pStyle w:val="List3"/>
      </w:pPr>
      <w:r w:rsidRPr="00AE6A2C">
        <w:t xml:space="preserve">cannot be </w:t>
      </w:r>
      <w:r w:rsidR="009B5C69">
        <w:t xml:space="preserve">sufficiently </w:t>
      </w:r>
      <w:r w:rsidRPr="00AE6A2C">
        <w:t>mitigated</w:t>
      </w:r>
      <w:r w:rsidR="00316680" w:rsidRPr="00AE6A2C">
        <w:t xml:space="preserve"> or managed</w:t>
      </w:r>
      <w:r w:rsidR="00320846" w:rsidRPr="00AE6A2C">
        <w:t>.</w:t>
      </w:r>
      <w:r w:rsidRPr="00AE6A2C">
        <w:t xml:space="preserve"> </w:t>
      </w:r>
    </w:p>
    <w:p w14:paraId="30C6C7A3" w14:textId="6E9048F8" w:rsidR="00297306" w:rsidRPr="00AE6A2C" w:rsidRDefault="00E574B2" w:rsidP="00297306">
      <w:pPr>
        <w:pStyle w:val="List2"/>
      </w:pPr>
      <w:r w:rsidRPr="0DD22410">
        <w:t>[</w:t>
      </w:r>
      <w:r w:rsidR="00297306" w:rsidRPr="0DD22410">
        <w:rPr>
          <w:highlight w:val="yellow"/>
        </w:rPr>
        <w:t xml:space="preserve">Either party may </w:t>
      </w:r>
      <w:r w:rsidR="002D6EF2" w:rsidRPr="0DD22410">
        <w:rPr>
          <w:highlight w:val="yellow"/>
        </w:rPr>
        <w:t xml:space="preserve">terminate this Agreement immediately on notice to the other party where the parties cannot agree a mitigation plan under clause </w:t>
      </w:r>
      <w:r w:rsidR="0045027B" w:rsidRPr="00AE6A2C">
        <w:rPr>
          <w:highlight w:val="yellow"/>
        </w:rPr>
        <w:fldChar w:fldCharType="begin"/>
      </w:r>
      <w:r w:rsidR="0045027B" w:rsidRPr="00AE6A2C">
        <w:rPr>
          <w:highlight w:val="yellow"/>
        </w:rPr>
        <w:instrText xml:space="preserve"> REF _Ref167177299 \r \h  \* MERGEFORMAT </w:instrText>
      </w:r>
      <w:r w:rsidR="0045027B" w:rsidRPr="00AE6A2C">
        <w:rPr>
          <w:highlight w:val="yellow"/>
        </w:rPr>
      </w:r>
      <w:r w:rsidR="0045027B" w:rsidRPr="00AE6A2C">
        <w:rPr>
          <w:highlight w:val="yellow"/>
        </w:rPr>
        <w:fldChar w:fldCharType="separate"/>
      </w:r>
      <w:r w:rsidR="00F63D44" w:rsidRPr="0DD22410">
        <w:rPr>
          <w:highlight w:val="yellow"/>
        </w:rPr>
        <w:t>4.3</w:t>
      </w:r>
      <w:r w:rsidR="0045027B" w:rsidRPr="00AE6A2C">
        <w:rPr>
          <w:highlight w:val="yellow"/>
        </w:rPr>
        <w:fldChar w:fldCharType="end"/>
      </w:r>
      <w:r w:rsidR="002D6EF2" w:rsidRPr="0DD22410">
        <w:rPr>
          <w:highlight w:val="yellow"/>
        </w:rPr>
        <w:t>.</w:t>
      </w:r>
      <w:r w:rsidRPr="0DD22410">
        <w:rPr>
          <w:highlight w:val="yellow"/>
        </w:rPr>
        <w:t>]</w:t>
      </w:r>
    </w:p>
    <w:p w14:paraId="3E9EC492" w14:textId="719E0D70" w:rsidR="009D0713" w:rsidRPr="00AE6A2C" w:rsidRDefault="009D0713" w:rsidP="006747C7">
      <w:pPr>
        <w:pStyle w:val="ClauseHeading"/>
      </w:pPr>
      <w:r w:rsidRPr="00AE6A2C">
        <w:t>KEY PERSONNEL</w:t>
      </w:r>
    </w:p>
    <w:p w14:paraId="6BE7E2BD" w14:textId="5F92A573" w:rsidR="009D0713" w:rsidRPr="00AE6A2C" w:rsidRDefault="009D0713" w:rsidP="00B62AA1">
      <w:pPr>
        <w:pStyle w:val="List2"/>
        <w:keepNext/>
      </w:pPr>
      <w:r w:rsidRPr="00AE6A2C">
        <w:t xml:space="preserve">The Subcontractor must: </w:t>
      </w:r>
    </w:p>
    <w:p w14:paraId="39F2545D" w14:textId="11C0F40B" w:rsidR="009D0713" w:rsidRPr="00AE6A2C" w:rsidRDefault="009D0713" w:rsidP="00213667">
      <w:pPr>
        <w:pStyle w:val="List3"/>
      </w:pPr>
      <w:r w:rsidRPr="00AE6A2C">
        <w:t>ensure that the Services are at all times carried out under the direction and supervision of the Subcontractor Investigator;</w:t>
      </w:r>
      <w:r w:rsidR="00FB7EA2" w:rsidRPr="00AE6A2C">
        <w:t xml:space="preserve"> and</w:t>
      </w:r>
    </w:p>
    <w:p w14:paraId="209B3640" w14:textId="0C96FCEB" w:rsidR="009D0713" w:rsidRPr="00AE6A2C" w:rsidRDefault="009D0713" w:rsidP="00213667">
      <w:pPr>
        <w:pStyle w:val="List3"/>
      </w:pPr>
      <w:r w:rsidRPr="0DD22410">
        <w:t>perform the Services using the Key Personnel for the roles stated in the Contract Details</w:t>
      </w:r>
      <w:r w:rsidR="00FB7EA2" w:rsidRPr="0DD22410">
        <w:t>.</w:t>
      </w:r>
    </w:p>
    <w:p w14:paraId="43B90089" w14:textId="2CDF3794" w:rsidR="009D0713" w:rsidRPr="00AE6A2C" w:rsidRDefault="009D0713" w:rsidP="0DD22410">
      <w:pPr>
        <w:pStyle w:val="List2"/>
      </w:pPr>
      <w:bookmarkStart w:id="27" w:name="_Ref153303735"/>
      <w:r w:rsidRPr="0DD22410">
        <w:t>The Subcontractor must notify the University of any changes in the level of active involvement of any of the Key Personnel in carrying out the Services, including any temporary absences.  If any member of the Key Personnel is, or is likely to become, unavailable to provide the Services, the Subcontractor will notify the University as soon as practicable and discuss in good faith a replacement or other appropriate steps to take.</w:t>
      </w:r>
      <w:bookmarkEnd w:id="27"/>
      <w:r w:rsidRPr="0DD22410">
        <w:t xml:space="preserve">  </w:t>
      </w:r>
    </w:p>
    <w:p w14:paraId="2B567312" w14:textId="77BF44CE" w:rsidR="009D0713" w:rsidRPr="00AE6A2C" w:rsidRDefault="009D0713" w:rsidP="006747C7">
      <w:pPr>
        <w:pStyle w:val="List2"/>
      </w:pPr>
      <w:r w:rsidRPr="0DD22410">
        <w:t xml:space="preserve">The University may terminate this Agreement on notice to the Subcontractor if the parties fail </w:t>
      </w:r>
      <w:r w:rsidRPr="0DD22410">
        <w:t>to agree a replacement or other appropriate steps, within [</w:t>
      </w:r>
      <w:r w:rsidRPr="0DD22410">
        <w:rPr>
          <w:highlight w:val="yellow"/>
        </w:rPr>
        <w:t>30 days</w:t>
      </w:r>
      <w:r w:rsidRPr="0DD22410">
        <w:t xml:space="preserve">] of the University’s receipt of the Subcontractor’s notice under clause </w:t>
      </w:r>
      <w:r>
        <w:fldChar w:fldCharType="begin"/>
      </w:r>
      <w:r>
        <w:instrText xml:space="preserve"> REF _Ref153303735 \w \h </w:instrText>
      </w:r>
      <w:r>
        <w:fldChar w:fldCharType="separate"/>
      </w:r>
      <w:r w:rsidR="00F63D44" w:rsidRPr="0DD22410">
        <w:t>5.2</w:t>
      </w:r>
      <w:r>
        <w:fldChar w:fldCharType="end"/>
      </w:r>
      <w:r w:rsidRPr="0DD22410">
        <w:t>.</w:t>
      </w:r>
    </w:p>
    <w:p w14:paraId="2E893136" w14:textId="293338C5" w:rsidR="009D0713" w:rsidRPr="00AE6A2C" w:rsidRDefault="009D0713" w:rsidP="006747C7">
      <w:pPr>
        <w:pStyle w:val="List2"/>
      </w:pPr>
      <w:r w:rsidRPr="0DD22410">
        <w:t>[</w:t>
      </w:r>
      <w:r w:rsidRPr="0DD22410">
        <w:rPr>
          <w:highlight w:val="yellow"/>
        </w:rPr>
        <w:t>The Subcontractor must procure that the Key Personnel executes the attached Deed of Undertaking on or before the Start Date</w:t>
      </w:r>
      <w:r w:rsidRPr="0DD22410">
        <w:t>.]</w:t>
      </w:r>
    </w:p>
    <w:p w14:paraId="2280348C" w14:textId="64CC96E0" w:rsidR="009D0713" w:rsidRPr="00AE6A2C" w:rsidRDefault="009D0713" w:rsidP="006747C7">
      <w:pPr>
        <w:pStyle w:val="ClauseHeading"/>
      </w:pPr>
      <w:bookmarkStart w:id="28" w:name="_Ref153304096"/>
      <w:r w:rsidRPr="00AE6A2C">
        <w:t>ACCEPTANCE</w:t>
      </w:r>
      <w:bookmarkEnd w:id="28"/>
    </w:p>
    <w:p w14:paraId="2CACB003" w14:textId="563685B6" w:rsidR="00B51F0C" w:rsidRPr="00AE6A2C" w:rsidRDefault="00C13F63" w:rsidP="0DD22410">
      <w:pPr>
        <w:pStyle w:val="List2"/>
      </w:pPr>
      <w:r w:rsidRPr="0DD22410">
        <w:t xml:space="preserve">The Subcontractor acknowledges that under the </w:t>
      </w:r>
      <w:r w:rsidR="00D119C7" w:rsidRPr="0DD22410">
        <w:t>F</w:t>
      </w:r>
      <w:r w:rsidRPr="0DD22410">
        <w:t xml:space="preserve">under </w:t>
      </w:r>
      <w:r w:rsidR="00D119C7" w:rsidRPr="0DD22410">
        <w:t>A</w:t>
      </w:r>
      <w:r w:rsidRPr="0DD22410">
        <w:t xml:space="preserve">greement all </w:t>
      </w:r>
      <w:r w:rsidR="0047460C" w:rsidRPr="0DD22410">
        <w:t>results</w:t>
      </w:r>
      <w:r w:rsidR="00663035" w:rsidRPr="0DD22410">
        <w:t xml:space="preserve"> provided </w:t>
      </w:r>
      <w:r w:rsidR="004E5B7E" w:rsidRPr="0DD22410">
        <w:t>under the Funder Agreement</w:t>
      </w:r>
      <w:r w:rsidR="003259E2" w:rsidRPr="0DD22410">
        <w:t xml:space="preserve"> </w:t>
      </w:r>
      <w:r w:rsidRPr="0DD22410">
        <w:t xml:space="preserve">need to be accepted by the Funder.  </w:t>
      </w:r>
    </w:p>
    <w:p w14:paraId="5351673D" w14:textId="67470A4F" w:rsidR="00206320" w:rsidRPr="00AE6A2C" w:rsidRDefault="009D0713" w:rsidP="0059541F">
      <w:pPr>
        <w:pStyle w:val="List2"/>
        <w:keepNext/>
      </w:pPr>
      <w:r w:rsidRPr="00AE6A2C">
        <w:t xml:space="preserve">Where </w:t>
      </w:r>
      <w:r w:rsidR="00A8209B" w:rsidRPr="00AE6A2C">
        <w:t xml:space="preserve">all or </w:t>
      </w:r>
      <w:r w:rsidRPr="00AE6A2C">
        <w:t xml:space="preserve">any </w:t>
      </w:r>
      <w:r w:rsidR="00A8209B" w:rsidRPr="00AE6A2C">
        <w:t xml:space="preserve">part </w:t>
      </w:r>
      <w:r w:rsidR="00676AAC" w:rsidRPr="00AE6A2C">
        <w:t xml:space="preserve">of the </w:t>
      </w:r>
      <w:r w:rsidR="00B61BCF">
        <w:t>Results</w:t>
      </w:r>
      <w:r w:rsidR="003259E2" w:rsidRPr="00AE6A2C">
        <w:t xml:space="preserve"> </w:t>
      </w:r>
      <w:r w:rsidRPr="00AE6A2C">
        <w:t xml:space="preserve">must be accepted by the </w:t>
      </w:r>
      <w:r w:rsidR="00083A7A" w:rsidRPr="00AE6A2C">
        <w:t>Funder</w:t>
      </w:r>
      <w:r w:rsidRPr="00AE6A2C">
        <w:t xml:space="preserve"> as part of the</w:t>
      </w:r>
      <w:r w:rsidR="00374617" w:rsidRPr="00AE6A2C">
        <w:t xml:space="preserve"> Research</w:t>
      </w:r>
      <w:r w:rsidRPr="00AE6A2C">
        <w:t xml:space="preserve"> Project</w:t>
      </w:r>
      <w:r w:rsidR="00206320" w:rsidRPr="00AE6A2C">
        <w:t>:</w:t>
      </w:r>
    </w:p>
    <w:p w14:paraId="51A3D06B" w14:textId="5E3EEE99" w:rsidR="00206320" w:rsidRPr="00AE6A2C" w:rsidRDefault="00C87157" w:rsidP="00206320">
      <w:pPr>
        <w:pStyle w:val="List3"/>
      </w:pPr>
      <w:r w:rsidRPr="00AE6A2C">
        <w:t>those</w:t>
      </w:r>
      <w:r w:rsidR="004F074C" w:rsidRPr="00AE6A2C">
        <w:t xml:space="preserve"> </w:t>
      </w:r>
      <w:r w:rsidR="00B61BCF">
        <w:t>Results</w:t>
      </w:r>
      <w:r w:rsidR="004F074C" w:rsidRPr="00AE6A2C">
        <w:t xml:space="preserve"> </w:t>
      </w:r>
      <w:r w:rsidR="009D0713" w:rsidRPr="00AE6A2C">
        <w:t xml:space="preserve">will not be treated as complete until accepted by the </w:t>
      </w:r>
      <w:proofErr w:type="gramStart"/>
      <w:r w:rsidR="00083A7A" w:rsidRPr="00AE6A2C">
        <w:t>Funder</w:t>
      </w:r>
      <w:r w:rsidR="004B3729" w:rsidRPr="00AE6A2C">
        <w:t>;</w:t>
      </w:r>
      <w:proofErr w:type="gramEnd"/>
      <w:r w:rsidR="009D0713" w:rsidRPr="00AE6A2C">
        <w:t xml:space="preserve">  </w:t>
      </w:r>
    </w:p>
    <w:p w14:paraId="5112CB37" w14:textId="6C745536" w:rsidR="00206320" w:rsidRPr="00AE6A2C" w:rsidRDefault="00DD44FB" w:rsidP="00206320">
      <w:pPr>
        <w:pStyle w:val="List3"/>
      </w:pPr>
      <w:r w:rsidRPr="0DD22410">
        <w:t>t</w:t>
      </w:r>
      <w:r w:rsidR="009D0713" w:rsidRPr="0DD22410">
        <w:t xml:space="preserve">he Subcontractor must provide all </w:t>
      </w:r>
      <w:r w:rsidR="00081B63" w:rsidRPr="0DD22410">
        <w:t xml:space="preserve">reasonable </w:t>
      </w:r>
      <w:r w:rsidR="009D0713" w:rsidRPr="0DD22410">
        <w:t xml:space="preserve">assistance requested by the University for the purpose of obtaining the </w:t>
      </w:r>
      <w:r w:rsidR="00083A7A" w:rsidRPr="0DD22410">
        <w:t>Funder</w:t>
      </w:r>
      <w:r w:rsidR="0051110B" w:rsidRPr="0DD22410">
        <w:t>’</w:t>
      </w:r>
      <w:r w:rsidR="009D0713" w:rsidRPr="0DD22410">
        <w:t xml:space="preserve">s acceptance including re-performing </w:t>
      </w:r>
      <w:r w:rsidR="002E2494" w:rsidRPr="0DD22410">
        <w:t>at it</w:t>
      </w:r>
      <w:r w:rsidR="00CA1632" w:rsidRPr="0DD22410">
        <w:t xml:space="preserve">s cost </w:t>
      </w:r>
      <w:r w:rsidR="009D0713" w:rsidRPr="0DD22410">
        <w:t xml:space="preserve">the </w:t>
      </w:r>
      <w:r w:rsidR="00D119C7" w:rsidRPr="0DD22410">
        <w:t xml:space="preserve">relevant Services </w:t>
      </w:r>
      <w:r w:rsidR="009D0713" w:rsidRPr="0DD22410">
        <w:t xml:space="preserve">to the requirements of the </w:t>
      </w:r>
      <w:r w:rsidR="00083A7A" w:rsidRPr="0DD22410">
        <w:t>Funder</w:t>
      </w:r>
      <w:r w:rsidR="004B3729" w:rsidRPr="0DD22410">
        <w:t>; and</w:t>
      </w:r>
    </w:p>
    <w:p w14:paraId="7FC95851" w14:textId="60CF2972" w:rsidR="009D0713" w:rsidRPr="00AE6A2C" w:rsidRDefault="00DD44FB" w:rsidP="00206320">
      <w:pPr>
        <w:pStyle w:val="List3"/>
      </w:pPr>
      <w:r w:rsidRPr="00AE6A2C">
        <w:t>t</w:t>
      </w:r>
      <w:r w:rsidR="004B3729" w:rsidRPr="00AE6A2C">
        <w:t>he University will act promptly and reasonably to the extent that the requirements and responsiveness of the Funder permit</w:t>
      </w:r>
      <w:r w:rsidR="009D0713" w:rsidRPr="00AE6A2C">
        <w:t>.</w:t>
      </w:r>
    </w:p>
    <w:p w14:paraId="6A4E08D2" w14:textId="0558F7DD" w:rsidR="009D0713" w:rsidRPr="00AE6A2C" w:rsidRDefault="009D0713" w:rsidP="006747C7">
      <w:pPr>
        <w:pStyle w:val="ClauseHeading"/>
      </w:pPr>
      <w:bookmarkStart w:id="29" w:name="_Ref153303891"/>
      <w:r w:rsidRPr="00AE6A2C">
        <w:t>HEALTH AND SAFETY</w:t>
      </w:r>
      <w:bookmarkEnd w:id="29"/>
    </w:p>
    <w:p w14:paraId="4EB5419F" w14:textId="45F5F440" w:rsidR="009D0713" w:rsidRPr="00AE6A2C" w:rsidRDefault="009D0713" w:rsidP="00B62AA1">
      <w:pPr>
        <w:pStyle w:val="List2"/>
      </w:pPr>
      <w:bookmarkStart w:id="30" w:name="_Ref153303844"/>
      <w:r w:rsidRPr="0DD22410">
        <w:t xml:space="preserve">Each party must comply with its obligations under </w:t>
      </w:r>
      <w:r w:rsidR="008B00C0" w:rsidRPr="0DD22410">
        <w:t>the Health and Safety at Work Act 2015 (</w:t>
      </w:r>
      <w:r w:rsidR="008B00C0" w:rsidRPr="0DD22410">
        <w:rPr>
          <w:b/>
          <w:bCs/>
        </w:rPr>
        <w:t>HSW Act</w:t>
      </w:r>
      <w:r w:rsidR="0076024D" w:rsidRPr="0DD22410">
        <w:t>)</w:t>
      </w:r>
      <w:r w:rsidRPr="0DD22410">
        <w:t>.</w:t>
      </w:r>
      <w:bookmarkEnd w:id="30"/>
    </w:p>
    <w:p w14:paraId="2C1E2A9B" w14:textId="7983C26D" w:rsidR="006577C1" w:rsidRPr="00AE6A2C" w:rsidRDefault="006577C1" w:rsidP="006577C1">
      <w:pPr>
        <w:pStyle w:val="List2"/>
        <w:keepNext/>
      </w:pPr>
      <w:r w:rsidRPr="00AE6A2C">
        <w:t xml:space="preserve">If </w:t>
      </w:r>
      <w:r w:rsidR="0013129A" w:rsidRPr="00AE6A2C">
        <w:t xml:space="preserve">a party </w:t>
      </w:r>
      <w:r w:rsidR="00874F0B">
        <w:t>(</w:t>
      </w:r>
      <w:r w:rsidR="00874F0B" w:rsidRPr="00874F0B">
        <w:rPr>
          <w:b/>
          <w:bCs/>
        </w:rPr>
        <w:t>first party</w:t>
      </w:r>
      <w:r w:rsidR="00874F0B">
        <w:t xml:space="preserve">) </w:t>
      </w:r>
      <w:r w:rsidRPr="00AE6A2C">
        <w:t xml:space="preserve">is or will be on the </w:t>
      </w:r>
      <w:r w:rsidR="00B0152F" w:rsidRPr="00AE6A2C">
        <w:t xml:space="preserve">other </w:t>
      </w:r>
      <w:r w:rsidR="0013129A" w:rsidRPr="00AE6A2C">
        <w:t>party</w:t>
      </w:r>
      <w:r w:rsidR="00254C95" w:rsidRPr="00AE6A2C">
        <w:t>’s</w:t>
      </w:r>
      <w:r w:rsidR="00EA59B2" w:rsidRPr="00AE6A2C">
        <w:t xml:space="preserve"> </w:t>
      </w:r>
      <w:r w:rsidR="001A00AD">
        <w:t>(</w:t>
      </w:r>
      <w:r w:rsidR="001A00AD" w:rsidRPr="001A00AD">
        <w:rPr>
          <w:b/>
          <w:bCs/>
        </w:rPr>
        <w:t>Site party</w:t>
      </w:r>
      <w:r w:rsidR="001A00AD">
        <w:t xml:space="preserve">’s) </w:t>
      </w:r>
      <w:r w:rsidRPr="00AE6A2C">
        <w:t xml:space="preserve">premises or controlled site </w:t>
      </w:r>
      <w:r w:rsidR="008A5E1C" w:rsidRPr="00AE6A2C">
        <w:t>(</w:t>
      </w:r>
      <w:r w:rsidR="008A5E1C" w:rsidRPr="00AE6A2C">
        <w:rPr>
          <w:b/>
          <w:bCs/>
        </w:rPr>
        <w:t>Site</w:t>
      </w:r>
      <w:r w:rsidR="008A5E1C" w:rsidRPr="00AE6A2C">
        <w:t>)</w:t>
      </w:r>
      <w:r w:rsidRPr="00AE6A2C">
        <w:t xml:space="preserve"> in </w:t>
      </w:r>
      <w:r w:rsidR="001A00AD">
        <w:t>relation to</w:t>
      </w:r>
      <w:r w:rsidRPr="00AE6A2C">
        <w:t xml:space="preserve"> the Services:</w:t>
      </w:r>
    </w:p>
    <w:p w14:paraId="1C555746" w14:textId="7D407EB7" w:rsidR="006577C1" w:rsidRPr="00AE6A2C" w:rsidRDefault="00572D49" w:rsidP="006577C1">
      <w:pPr>
        <w:pStyle w:val="List3"/>
      </w:pPr>
      <w:r w:rsidRPr="0DD22410">
        <w:t xml:space="preserve">each party will </w:t>
      </w:r>
      <w:r w:rsidR="006577C1" w:rsidRPr="0DD22410">
        <w:t xml:space="preserve">consult, cooperate and coordinate </w:t>
      </w:r>
      <w:r w:rsidR="00B12BB4" w:rsidRPr="0DD22410">
        <w:t xml:space="preserve">with the other party </w:t>
      </w:r>
      <w:r w:rsidR="006577C1" w:rsidRPr="0DD22410">
        <w:t xml:space="preserve">on: </w:t>
      </w:r>
    </w:p>
    <w:p w14:paraId="1101DF8A" w14:textId="016F6FE0" w:rsidR="006577C1" w:rsidRPr="00AE6A2C" w:rsidRDefault="006577C1" w:rsidP="006577C1">
      <w:pPr>
        <w:pStyle w:val="List4"/>
      </w:pPr>
      <w:r w:rsidRPr="00AE6A2C">
        <w:t>the parties’ mutual obligations under the</w:t>
      </w:r>
      <w:r w:rsidR="0076024D" w:rsidRPr="00AE6A2C">
        <w:t xml:space="preserve"> </w:t>
      </w:r>
      <w:r w:rsidRPr="00AE6A2C">
        <w:t xml:space="preserve">HSW Act; </w:t>
      </w:r>
      <w:r w:rsidR="00572D49">
        <w:t>and</w:t>
      </w:r>
    </w:p>
    <w:p w14:paraId="72F4D268" w14:textId="1CEF3778" w:rsidR="006577C1" w:rsidRPr="00AE6A2C" w:rsidRDefault="006577C1" w:rsidP="003140E7">
      <w:pPr>
        <w:pStyle w:val="List4"/>
      </w:pPr>
      <w:r w:rsidRPr="0DD22410">
        <w:t xml:space="preserve">what is reasonably required of </w:t>
      </w:r>
      <w:r w:rsidR="00B12BB4" w:rsidRPr="0DD22410">
        <w:t xml:space="preserve">each party </w:t>
      </w:r>
      <w:r w:rsidRPr="0DD22410">
        <w:t xml:space="preserve">and its personnel to assist </w:t>
      </w:r>
      <w:r w:rsidR="00B12BB4" w:rsidRPr="0DD22410">
        <w:t>the other party</w:t>
      </w:r>
      <w:r w:rsidR="003140E7" w:rsidRPr="0DD22410">
        <w:t xml:space="preserve"> </w:t>
      </w:r>
      <w:r w:rsidRPr="0DD22410">
        <w:t xml:space="preserve">with its HSW Act </w:t>
      </w:r>
      <w:proofErr w:type="gramStart"/>
      <w:r w:rsidRPr="0DD22410">
        <w:t>compliance</w:t>
      </w:r>
      <w:r w:rsidR="008A5E1C" w:rsidRPr="0DD22410">
        <w:t>;</w:t>
      </w:r>
      <w:proofErr w:type="gramEnd"/>
      <w:r w:rsidR="008A5E1C" w:rsidRPr="0DD22410">
        <w:t xml:space="preserve"> </w:t>
      </w:r>
    </w:p>
    <w:p w14:paraId="6A49488E" w14:textId="7D7974CF" w:rsidR="003C1292" w:rsidRPr="00AE6A2C" w:rsidRDefault="009A6339" w:rsidP="00870000">
      <w:pPr>
        <w:pStyle w:val="List3"/>
      </w:pPr>
      <w:r>
        <w:t xml:space="preserve">the Site party will </w:t>
      </w:r>
      <w:r w:rsidR="008A5E1C" w:rsidRPr="00AE6A2C">
        <w:t xml:space="preserve">provide in advance a Site induction and safety briefing to the </w:t>
      </w:r>
      <w:r>
        <w:t>first</w:t>
      </w:r>
      <w:r w:rsidRPr="00AE6A2C">
        <w:t xml:space="preserve"> </w:t>
      </w:r>
      <w:r w:rsidR="008A5E1C" w:rsidRPr="00AE6A2C">
        <w:t xml:space="preserve">party’s personnel and copies of the health and safety </w:t>
      </w:r>
      <w:r>
        <w:t xml:space="preserve">policies and </w:t>
      </w:r>
      <w:r w:rsidR="008A5E1C" w:rsidRPr="00AE6A2C">
        <w:t xml:space="preserve">management plan for the </w:t>
      </w:r>
      <w:proofErr w:type="gramStart"/>
      <w:r w:rsidR="008A5E1C" w:rsidRPr="00AE6A2C">
        <w:t>Site;</w:t>
      </w:r>
      <w:proofErr w:type="gramEnd"/>
      <w:r w:rsidR="00870000" w:rsidRPr="00AE6A2C">
        <w:t xml:space="preserve"> </w:t>
      </w:r>
    </w:p>
    <w:p w14:paraId="14617635" w14:textId="456CA158" w:rsidR="008A5E1C" w:rsidRPr="00AE6A2C" w:rsidRDefault="003070C1" w:rsidP="00870000">
      <w:pPr>
        <w:pStyle w:val="List3"/>
      </w:pPr>
      <w:r>
        <w:t xml:space="preserve">each party will </w:t>
      </w:r>
      <w:r w:rsidR="003C1292" w:rsidRPr="00AE6A2C">
        <w:t xml:space="preserve">ensure its personnel follow the </w:t>
      </w:r>
      <w:r>
        <w:t>Site</w:t>
      </w:r>
      <w:r w:rsidRPr="00AE6A2C">
        <w:t xml:space="preserve"> </w:t>
      </w:r>
      <w:r w:rsidR="003C1292" w:rsidRPr="00AE6A2C">
        <w:t xml:space="preserve">party’s </w:t>
      </w:r>
      <w:r w:rsidRPr="00AE6A2C">
        <w:t xml:space="preserve">health and safety </w:t>
      </w:r>
      <w:r>
        <w:t xml:space="preserve">policies and </w:t>
      </w:r>
      <w:r w:rsidRPr="00AE6A2C">
        <w:t xml:space="preserve">management plan </w:t>
      </w:r>
      <w:r w:rsidR="009923A5">
        <w:t xml:space="preserve">and any other </w:t>
      </w:r>
      <w:r w:rsidR="003C1292" w:rsidRPr="00AE6A2C">
        <w:t>reasonable safe working directions</w:t>
      </w:r>
      <w:r w:rsidR="009923A5">
        <w:t>,</w:t>
      </w:r>
      <w:r w:rsidR="003C1292" w:rsidRPr="00AE6A2C">
        <w:t xml:space="preserve"> and wear </w:t>
      </w:r>
      <w:r w:rsidR="001C5905">
        <w:t xml:space="preserve">any </w:t>
      </w:r>
      <w:r w:rsidR="00C74DCD" w:rsidRPr="00AE6A2C">
        <w:t xml:space="preserve">specified </w:t>
      </w:r>
      <w:r w:rsidR="003C1292" w:rsidRPr="00AE6A2C">
        <w:t xml:space="preserve">safety gear while on the </w:t>
      </w:r>
      <w:proofErr w:type="gramStart"/>
      <w:r w:rsidR="003C1292" w:rsidRPr="00AE6A2C">
        <w:t>Site</w:t>
      </w:r>
      <w:r w:rsidR="00382FEC" w:rsidRPr="00AE6A2C">
        <w:t>;</w:t>
      </w:r>
      <w:proofErr w:type="gramEnd"/>
    </w:p>
    <w:p w14:paraId="65199012" w14:textId="4EDBDA42" w:rsidR="00D036FB" w:rsidRPr="00AE6A2C" w:rsidRDefault="009923A5" w:rsidP="00870000">
      <w:pPr>
        <w:pStyle w:val="List3"/>
      </w:pPr>
      <w:r>
        <w:t xml:space="preserve">each party will </w:t>
      </w:r>
      <w:r w:rsidR="00E853A7" w:rsidRPr="00AE6A2C">
        <w:t>notify the other party</w:t>
      </w:r>
      <w:r w:rsidR="00BE0A5C" w:rsidRPr="00AE6A2C">
        <w:t xml:space="preserve"> as soon as possible of any</w:t>
      </w:r>
      <w:r w:rsidR="00C9513C" w:rsidRPr="00AE6A2C">
        <w:t xml:space="preserve"> health and safety </w:t>
      </w:r>
      <w:r w:rsidR="00C9513C" w:rsidRPr="00AE6A2C">
        <w:lastRenderedPageBreak/>
        <w:t>hazards, issues, Notifiable Events (within the meaning of the HSW Act or other applicable legislation), and any contact by any regulatory agency in relation to any health, safety or environmental matter relating to this Agreement or any Services.</w:t>
      </w:r>
      <w:r w:rsidR="00BE0A5C" w:rsidRPr="00AE6A2C">
        <w:t xml:space="preserve"> </w:t>
      </w:r>
    </w:p>
    <w:p w14:paraId="19188A31" w14:textId="16F1C4AF" w:rsidR="009D0713" w:rsidRPr="00AE6A2C" w:rsidRDefault="009D0713" w:rsidP="006747C7">
      <w:pPr>
        <w:pStyle w:val="ClauseHeading"/>
      </w:pPr>
      <w:bookmarkStart w:id="31" w:name="_Ref153310586"/>
      <w:r w:rsidRPr="00AE6A2C">
        <w:t>FEES AND PAYMENT</w:t>
      </w:r>
      <w:bookmarkEnd w:id="31"/>
    </w:p>
    <w:p w14:paraId="5D7A3837" w14:textId="0A7BCFDF" w:rsidR="009D0713" w:rsidRPr="00AE6A2C" w:rsidRDefault="009D0713" w:rsidP="006747C7">
      <w:pPr>
        <w:pStyle w:val="List2"/>
      </w:pPr>
      <w:r w:rsidRPr="0DD22410">
        <w:t>Subject to clause</w:t>
      </w:r>
      <w:r w:rsidR="009E570A" w:rsidRPr="0DD22410">
        <w:t xml:space="preserve"> </w:t>
      </w:r>
      <w:r>
        <w:fldChar w:fldCharType="begin"/>
      </w:r>
      <w:r>
        <w:instrText xml:space="preserve"> REF _Ref153303904 \w \h </w:instrText>
      </w:r>
      <w:r>
        <w:fldChar w:fldCharType="separate"/>
      </w:r>
      <w:r w:rsidR="00F63D44" w:rsidRPr="0DD22410">
        <w:t>8.3</w:t>
      </w:r>
      <w:r>
        <w:fldChar w:fldCharType="end"/>
      </w:r>
      <w:r w:rsidRPr="0DD22410">
        <w:t>, the University must pay the Subcontractor the Fees for Services properly provided in accordance with this Agreement</w:t>
      </w:r>
      <w:r w:rsidR="00D85123" w:rsidRPr="0DD22410">
        <w:t xml:space="preserve"> </w:t>
      </w:r>
      <w:r w:rsidR="00FC26DC" w:rsidRPr="0DD22410">
        <w:t xml:space="preserve">as set out in Schedule 2 and this clause </w:t>
      </w:r>
      <w:r>
        <w:fldChar w:fldCharType="begin"/>
      </w:r>
      <w:r>
        <w:instrText xml:space="preserve"> REF _Ref153310586 \r \h </w:instrText>
      </w:r>
      <w:r>
        <w:fldChar w:fldCharType="separate"/>
      </w:r>
      <w:r w:rsidR="00F63D44" w:rsidRPr="0DD22410">
        <w:t>8</w:t>
      </w:r>
      <w:r>
        <w:fldChar w:fldCharType="end"/>
      </w:r>
      <w:r w:rsidRPr="0DD22410">
        <w:t>.</w:t>
      </w:r>
    </w:p>
    <w:p w14:paraId="1FDF9589" w14:textId="77777777" w:rsidR="00A37341" w:rsidRPr="00C62412" w:rsidRDefault="009D0713" w:rsidP="00B62AA1">
      <w:pPr>
        <w:pStyle w:val="List2"/>
        <w:keepNext/>
      </w:pPr>
      <w:r w:rsidRPr="0DD22410">
        <w:t>Unless stated otherwise in Schedule 2, the Fees</w:t>
      </w:r>
      <w:r w:rsidR="00A37341" w:rsidRPr="0DD22410">
        <w:t>:</w:t>
      </w:r>
      <w:r w:rsidR="00241066" w:rsidRPr="0DD22410">
        <w:t xml:space="preserve"> </w:t>
      </w:r>
    </w:p>
    <w:p w14:paraId="70046D7D" w14:textId="2538A67C" w:rsidR="007B3D89" w:rsidRPr="00C62412" w:rsidRDefault="00241066" w:rsidP="00A37341">
      <w:pPr>
        <w:pStyle w:val="List3"/>
      </w:pPr>
      <w:r w:rsidRPr="00C62412">
        <w:t xml:space="preserve">exclude GST, which </w:t>
      </w:r>
      <w:r w:rsidR="00402AB2">
        <w:t>the University must pay</w:t>
      </w:r>
      <w:r w:rsidRPr="00C62412">
        <w:t xml:space="preserve"> in addition to the Fees </w:t>
      </w:r>
      <w:r w:rsidR="00402AB2">
        <w:t>where applicable</w:t>
      </w:r>
      <w:r w:rsidR="007B3D89" w:rsidRPr="00C62412">
        <w:t>; and</w:t>
      </w:r>
    </w:p>
    <w:p w14:paraId="21AECAA4" w14:textId="5F20F936" w:rsidR="00642114" w:rsidRPr="00C62412" w:rsidRDefault="00630A16" w:rsidP="00C62412">
      <w:pPr>
        <w:pStyle w:val="List3"/>
      </w:pPr>
      <w:r w:rsidRPr="00C62412">
        <w:t>include all costs, expenses and disbursements incurred by the Subcontractor in providing the Services</w:t>
      </w:r>
      <w:r w:rsidR="00241066" w:rsidRPr="00C62412">
        <w:t>.</w:t>
      </w:r>
      <w:r w:rsidR="009D0713" w:rsidRPr="00C62412">
        <w:t xml:space="preserve"> </w:t>
      </w:r>
    </w:p>
    <w:p w14:paraId="3851EBD1" w14:textId="333EABA5" w:rsidR="009D0713" w:rsidRPr="00AE6A2C" w:rsidRDefault="009D0713" w:rsidP="00B62AA1">
      <w:pPr>
        <w:pStyle w:val="List2"/>
        <w:keepNext/>
      </w:pPr>
      <w:bookmarkStart w:id="32" w:name="_Ref153303904"/>
      <w:r w:rsidRPr="0DD22410">
        <w:t>The Subcontractor must invoice the University on or after the dates set out in Schedule 2 or, if none are stated, monthly for Services provided in the previous month.  Each invoice must:</w:t>
      </w:r>
      <w:bookmarkEnd w:id="32"/>
    </w:p>
    <w:p w14:paraId="39D08E83" w14:textId="34D43986" w:rsidR="009D0713" w:rsidRPr="00AE6A2C" w:rsidRDefault="009D0713" w:rsidP="00213667">
      <w:pPr>
        <w:pStyle w:val="List3"/>
      </w:pPr>
      <w:r w:rsidRPr="00AE6A2C">
        <w:t>be a valid invoice;</w:t>
      </w:r>
      <w:r w:rsidR="00724B6A" w:rsidRPr="00AE6A2C">
        <w:t xml:space="preserve"> and</w:t>
      </w:r>
    </w:p>
    <w:p w14:paraId="10F80C69" w14:textId="168921BF" w:rsidR="009D0713" w:rsidRDefault="009D0713" w:rsidP="00213667">
      <w:pPr>
        <w:pStyle w:val="List3"/>
      </w:pPr>
      <w:r w:rsidRPr="0DD22410">
        <w:t xml:space="preserve">include sufficient identifying details of the Services (including deliverables or milestones) to which the invoice </w:t>
      </w:r>
      <w:proofErr w:type="gramStart"/>
      <w:r w:rsidRPr="0DD22410">
        <w:t>relates</w:t>
      </w:r>
      <w:proofErr w:type="gramEnd"/>
      <w:r w:rsidRPr="0DD22410">
        <w:t xml:space="preserve"> and the dates of supply</w:t>
      </w:r>
      <w:r w:rsidR="00724B6A" w:rsidRPr="0DD22410">
        <w:t xml:space="preserve"> or any other information reasonably requested by the University.</w:t>
      </w:r>
    </w:p>
    <w:p w14:paraId="629D7CCD" w14:textId="5D77A554" w:rsidR="00066F42" w:rsidRDefault="00066F42" w:rsidP="00683A59">
      <w:pPr>
        <w:pStyle w:val="List2"/>
      </w:pPr>
      <w:r w:rsidRPr="0DD22410">
        <w:t xml:space="preserve">The Subcontractor must keep accurate and up-to-date financial records and documents of time and resources used in providing the </w:t>
      </w:r>
      <w:proofErr w:type="gramStart"/>
      <w:r w:rsidRPr="0DD22410">
        <w:t>Services, and</w:t>
      </w:r>
      <w:proofErr w:type="gramEnd"/>
      <w:r w:rsidRPr="0DD22410">
        <w:t xml:space="preserve"> provide copies of all such records to the University on request.</w:t>
      </w:r>
    </w:p>
    <w:p w14:paraId="5088625D" w14:textId="67DCD5FB" w:rsidR="004E15FD" w:rsidRDefault="005E3627" w:rsidP="004E15FD">
      <w:pPr>
        <w:pStyle w:val="ClauseHeading"/>
      </w:pPr>
      <w:bookmarkStart w:id="33" w:name="_Ref169294215"/>
      <w:r>
        <w:rPr>
          <w:caps w:val="0"/>
        </w:rPr>
        <w:t>TAXATION</w:t>
      </w:r>
      <w:bookmarkEnd w:id="33"/>
    </w:p>
    <w:p w14:paraId="10D4F771" w14:textId="77777777" w:rsidR="00C202DE" w:rsidRDefault="00C202DE" w:rsidP="00683A59">
      <w:pPr>
        <w:pStyle w:val="List2"/>
      </w:pPr>
      <w:r w:rsidRPr="0DD22410">
        <w:t>The Subcontractor is solely responsible for any duties, levies, ACC, GST and taxation in connection with the Fees, including other payments which may be payable in respect of the payments or benefits provided by the University under this Agreement.</w:t>
      </w:r>
    </w:p>
    <w:p w14:paraId="55255DFA" w14:textId="77777777" w:rsidR="00C202DE" w:rsidRDefault="00C202DE" w:rsidP="00683A59">
      <w:pPr>
        <w:pStyle w:val="List2"/>
      </w:pPr>
      <w:r w:rsidRPr="0DD22410">
        <w:t xml:space="preserve">The University will make no deduction on account of tax and any other imposition except that which the University is required by law to make.  To avoid doubt, the Subcontractor acknowledges that where the Services are of a type covered by Schedule 4 of the Income Tax Act 2007 the University may deduct tax from the Fees at the applicable rate(s) prescribed in that Schedule 4.  The University may decide, in its sole discretion, </w:t>
      </w:r>
      <w:proofErr w:type="gramStart"/>
      <w:r w:rsidRPr="0DD22410">
        <w:t>whether or not</w:t>
      </w:r>
      <w:proofErr w:type="gramEnd"/>
      <w:r w:rsidRPr="0DD22410">
        <w:t xml:space="preserve"> the Services are of a type covered by that Schedule 4.</w:t>
      </w:r>
    </w:p>
    <w:p w14:paraId="159314F1" w14:textId="77777777" w:rsidR="00C202DE" w:rsidRDefault="00C202DE" w:rsidP="00683A59">
      <w:pPr>
        <w:pStyle w:val="List2"/>
      </w:pPr>
      <w:r w:rsidRPr="0DD22410">
        <w:t>The Subcontractor will indemnify and keep indemnified the University for the payment of taxes, fees, duties, levies, penalties or other charges whatsoever imposed on the University or the Subcontractor by any governmental authority arising out of or in relation to this Agreement.</w:t>
      </w:r>
    </w:p>
    <w:p w14:paraId="20AA21E0" w14:textId="03AF74F3" w:rsidR="004E15FD" w:rsidRPr="00AE6A2C" w:rsidRDefault="00C202DE" w:rsidP="00683A59">
      <w:pPr>
        <w:pStyle w:val="List2"/>
      </w:pPr>
      <w:r>
        <w:t>In the event that the New Zealand Inland Revenue Department makes a request in writing to the University to pay, deduct or withhold any tax in respect of payments made under this Agreement after such payments have been paid to the Subcontractor, the Subcontractor agrees to refund to the University that amount of tax within 14 Business Days of the University notifying the Subcontractor of the written request.</w:t>
      </w:r>
    </w:p>
    <w:p w14:paraId="2F4BA389" w14:textId="72A13BCB" w:rsidR="009D0713" w:rsidRPr="00AE6A2C" w:rsidRDefault="009D0713" w:rsidP="006747C7">
      <w:pPr>
        <w:pStyle w:val="ClauseHeading"/>
      </w:pPr>
      <w:bookmarkStart w:id="34" w:name="_Ref153303939"/>
      <w:bookmarkStart w:id="35" w:name="_Ref169291550"/>
      <w:r w:rsidRPr="00AE6A2C">
        <w:t>CONFIDENTIALITY</w:t>
      </w:r>
      <w:bookmarkEnd w:id="34"/>
      <w:bookmarkEnd w:id="35"/>
    </w:p>
    <w:p w14:paraId="03CD8F8C" w14:textId="7D973E7C" w:rsidR="009D0713" w:rsidRPr="00AE6A2C" w:rsidRDefault="009D0713" w:rsidP="00B62AA1">
      <w:pPr>
        <w:pStyle w:val="List2"/>
        <w:keepNext/>
      </w:pPr>
      <w:r w:rsidRPr="00AE6A2C">
        <w:t>Each party must keep Confidential Information of the other party secure and confidential and</w:t>
      </w:r>
      <w:r w:rsidR="00563C5F" w:rsidRPr="00AE6A2C">
        <w:t>, except with the prior consent of the other party,</w:t>
      </w:r>
      <w:r w:rsidRPr="00AE6A2C">
        <w:t xml:space="preserve"> not:</w:t>
      </w:r>
    </w:p>
    <w:p w14:paraId="000899FF" w14:textId="58D26844" w:rsidR="009D0713" w:rsidRPr="00AE6A2C" w:rsidRDefault="009D0713" w:rsidP="00237F7C">
      <w:pPr>
        <w:pStyle w:val="List3"/>
      </w:pPr>
      <w:r w:rsidRPr="0DD22410">
        <w:t xml:space="preserve">use </w:t>
      </w:r>
      <w:r w:rsidR="00336F8B" w:rsidRPr="0DD22410">
        <w:t>it</w:t>
      </w:r>
      <w:r w:rsidRPr="0DD22410">
        <w:t xml:space="preserve"> for any purpose other than as required to perform its obligations </w:t>
      </w:r>
      <w:r w:rsidR="001803E8" w:rsidRPr="0DD22410">
        <w:t xml:space="preserve">or exercise its rights </w:t>
      </w:r>
      <w:r w:rsidRPr="0DD22410">
        <w:t>under this Agreement; or</w:t>
      </w:r>
    </w:p>
    <w:p w14:paraId="65087E96" w14:textId="357BFE35" w:rsidR="009D0713" w:rsidRPr="00AE6A2C" w:rsidRDefault="009D0713" w:rsidP="00B62AA1">
      <w:pPr>
        <w:pStyle w:val="List3"/>
        <w:keepNext/>
      </w:pPr>
      <w:r w:rsidRPr="00AE6A2C">
        <w:t xml:space="preserve">disclose </w:t>
      </w:r>
      <w:r w:rsidR="00336F8B" w:rsidRPr="00AE6A2C">
        <w:t>it</w:t>
      </w:r>
      <w:r w:rsidRPr="00AE6A2C">
        <w:t xml:space="preserve"> to any person other than:</w:t>
      </w:r>
    </w:p>
    <w:p w14:paraId="11ED2E1E" w14:textId="6EF75890" w:rsidR="009D0713" w:rsidRPr="00AE6A2C" w:rsidRDefault="009D0713" w:rsidP="00237F7C">
      <w:pPr>
        <w:pStyle w:val="List4"/>
      </w:pPr>
      <w:r w:rsidRPr="0DD22410">
        <w:t xml:space="preserve">as permitted under this </w:t>
      </w:r>
      <w:proofErr w:type="gramStart"/>
      <w:r w:rsidRPr="0DD22410">
        <w:t>Agreement;</w:t>
      </w:r>
      <w:proofErr w:type="gramEnd"/>
      <w:r w:rsidR="00A205BE" w:rsidRPr="0DD22410">
        <w:t xml:space="preserve"> </w:t>
      </w:r>
    </w:p>
    <w:p w14:paraId="7E825635" w14:textId="67E41400" w:rsidR="009D0713" w:rsidRPr="00650401" w:rsidRDefault="009D0713" w:rsidP="00237F7C">
      <w:pPr>
        <w:pStyle w:val="List4"/>
      </w:pPr>
      <w:r w:rsidRPr="00AE6A2C">
        <w:t xml:space="preserve">to </w:t>
      </w:r>
      <w:r w:rsidR="0051110B" w:rsidRPr="00650401">
        <w:t>its</w:t>
      </w:r>
      <w:r w:rsidR="00072C46" w:rsidRPr="00650401">
        <w:t xml:space="preserve"> or its </w:t>
      </w:r>
      <w:r w:rsidR="0051110B" w:rsidRPr="00650401">
        <w:t>Affiliates</w:t>
      </w:r>
      <w:r w:rsidR="00351365">
        <w:t>’</w:t>
      </w:r>
      <w:r w:rsidR="0051110B" w:rsidRPr="00650401">
        <w:t xml:space="preserve"> </w:t>
      </w:r>
      <w:r w:rsidRPr="00650401">
        <w:t>personnel</w:t>
      </w:r>
      <w:r w:rsidR="00D1647B" w:rsidRPr="00650401">
        <w:t xml:space="preserve"> </w:t>
      </w:r>
      <w:r w:rsidRPr="00650401">
        <w:t xml:space="preserve">who have a need-to-know </w:t>
      </w:r>
      <w:r w:rsidR="00072C46" w:rsidRPr="00650401">
        <w:t xml:space="preserve">to give </w:t>
      </w:r>
      <w:r w:rsidRPr="00650401">
        <w:t xml:space="preserve">effect to this Agreement, or to its professional advisors, provided that the </w:t>
      </w:r>
      <w:r w:rsidR="001B2B62" w:rsidRPr="00650401">
        <w:t xml:space="preserve">recipient </w:t>
      </w:r>
      <w:r w:rsidRPr="00650401">
        <w:t xml:space="preserve">is </w:t>
      </w:r>
      <w:r w:rsidR="00CE1CA9" w:rsidRPr="00650401">
        <w:t>under</w:t>
      </w:r>
      <w:r w:rsidRPr="00650401">
        <w:t xml:space="preserve"> obligations of confidentiality equivalent to those in this clause </w:t>
      </w:r>
      <w:r w:rsidR="00B62AA1" w:rsidRPr="00650401">
        <w:fldChar w:fldCharType="begin"/>
      </w:r>
      <w:r w:rsidR="00B62AA1" w:rsidRPr="00650401">
        <w:instrText xml:space="preserve"> REF _Ref153303939 \w \h </w:instrText>
      </w:r>
      <w:r w:rsidR="00650401">
        <w:instrText xml:space="preserve"> \* MERGEFORMAT </w:instrText>
      </w:r>
      <w:r w:rsidR="00B62AA1" w:rsidRPr="00650401">
        <w:fldChar w:fldCharType="separate"/>
      </w:r>
      <w:r w:rsidR="00F63D44">
        <w:t>10</w:t>
      </w:r>
      <w:r w:rsidR="00B62AA1" w:rsidRPr="00650401">
        <w:fldChar w:fldCharType="end"/>
      </w:r>
      <w:r w:rsidR="00351365">
        <w:t>; or</w:t>
      </w:r>
    </w:p>
    <w:p w14:paraId="00653794" w14:textId="3D4C3492" w:rsidR="008E0188" w:rsidRPr="00650401" w:rsidRDefault="008E0188" w:rsidP="00237F7C">
      <w:pPr>
        <w:pStyle w:val="List4"/>
      </w:pPr>
      <w:r w:rsidRPr="0DD22410">
        <w:t xml:space="preserve">in the case of the University, </w:t>
      </w:r>
      <w:r w:rsidR="00892D9E" w:rsidRPr="0DD22410">
        <w:t xml:space="preserve">to the Funder to the extent </w:t>
      </w:r>
      <w:r w:rsidR="00006AF3" w:rsidRPr="0DD22410">
        <w:t xml:space="preserve">reasonably required </w:t>
      </w:r>
      <w:r w:rsidR="00EF5FC1" w:rsidRPr="0DD22410">
        <w:t>to give effect to</w:t>
      </w:r>
      <w:r w:rsidR="000C2232" w:rsidRPr="0DD22410">
        <w:t xml:space="preserve"> the Funder Agreement, provided that the Funder is under obligations of confidentiality equivalent to those in this clause </w:t>
      </w:r>
      <w:r>
        <w:fldChar w:fldCharType="begin"/>
      </w:r>
      <w:r>
        <w:instrText xml:space="preserve"> REF _Ref169291550 \r \h  \* MERGEFORMAT </w:instrText>
      </w:r>
      <w:r>
        <w:fldChar w:fldCharType="separate"/>
      </w:r>
      <w:r w:rsidR="00F63D44" w:rsidRPr="0DD22410">
        <w:t>10</w:t>
      </w:r>
      <w:r>
        <w:fldChar w:fldCharType="end"/>
      </w:r>
      <w:r w:rsidR="000C2232" w:rsidRPr="0DD22410">
        <w:t>.</w:t>
      </w:r>
    </w:p>
    <w:p w14:paraId="693224E4" w14:textId="7BD5364A" w:rsidR="009D0713" w:rsidRPr="00AE6A2C" w:rsidRDefault="009D0713" w:rsidP="006747C7">
      <w:pPr>
        <w:pStyle w:val="List2"/>
      </w:pPr>
      <w:r w:rsidRPr="0DD22410">
        <w:t>The obligations of confidentiality do not apply to</w:t>
      </w:r>
      <w:r w:rsidR="003102C4" w:rsidRPr="0DD22410">
        <w:t xml:space="preserve"> the extent</w:t>
      </w:r>
      <w:r w:rsidRPr="0DD22410">
        <w:t xml:space="preserve"> any information that it is required to be disclosed by law (including under the rules of any recognised stock exchange).</w:t>
      </w:r>
    </w:p>
    <w:p w14:paraId="6FCD9DE4" w14:textId="5FEB6951" w:rsidR="009D0713" w:rsidRPr="00AE6A2C" w:rsidRDefault="009D0713" w:rsidP="006747C7">
      <w:pPr>
        <w:pStyle w:val="List2"/>
      </w:pPr>
      <w:r w:rsidRPr="0DD22410">
        <w:t xml:space="preserve">Neither party may use the names, </w:t>
      </w:r>
      <w:r w:rsidR="00351365" w:rsidRPr="0DD22410">
        <w:t xml:space="preserve">logos or </w:t>
      </w:r>
      <w:proofErr w:type="spellStart"/>
      <w:proofErr w:type="gramStart"/>
      <w:r w:rsidRPr="0DD22410">
        <w:t>trade marks</w:t>
      </w:r>
      <w:proofErr w:type="spellEnd"/>
      <w:proofErr w:type="gramEnd"/>
      <w:r w:rsidRPr="0DD22410">
        <w:t xml:space="preserve"> of the other party, its Affiliates or their personnel without the other party’s prior written consent.</w:t>
      </w:r>
    </w:p>
    <w:p w14:paraId="654E3D5A" w14:textId="34A7202A" w:rsidR="00586014" w:rsidRPr="00AE6A2C" w:rsidRDefault="00586014" w:rsidP="00586014">
      <w:pPr>
        <w:pStyle w:val="List2"/>
        <w:keepNext/>
        <w:rPr>
          <w:color w:val="auto"/>
        </w:rPr>
      </w:pPr>
      <w:r w:rsidRPr="00AE6A2C">
        <w:rPr>
          <w:color w:val="auto"/>
        </w:rPr>
        <w:t xml:space="preserve">The </w:t>
      </w:r>
      <w:r w:rsidR="00B91C1E" w:rsidRPr="00AE6A2C">
        <w:rPr>
          <w:color w:val="auto"/>
        </w:rPr>
        <w:t>Subcontractor</w:t>
      </w:r>
      <w:r w:rsidRPr="00AE6A2C">
        <w:rPr>
          <w:color w:val="auto"/>
        </w:rPr>
        <w:t xml:space="preserve"> acknowledges that the University: </w:t>
      </w:r>
    </w:p>
    <w:p w14:paraId="059488C1" w14:textId="77777777" w:rsidR="00586014" w:rsidRPr="00AE6A2C" w:rsidRDefault="00586014" w:rsidP="00586014">
      <w:pPr>
        <w:pStyle w:val="List3"/>
      </w:pPr>
      <w:r w:rsidRPr="00AE6A2C">
        <w:t xml:space="preserve">is subject to the Official Information Act 1982 which recognises a right of the public to access official information; and </w:t>
      </w:r>
    </w:p>
    <w:p w14:paraId="2E4F0C89" w14:textId="4FB95946" w:rsidR="00586014" w:rsidRPr="00AE6A2C" w:rsidRDefault="00586014" w:rsidP="0059541F">
      <w:pPr>
        <w:pStyle w:val="List3"/>
        <w:keepNext/>
      </w:pPr>
      <w:r w:rsidRPr="0DD22410">
        <w:lastRenderedPageBreak/>
        <w:t xml:space="preserve">may disclose the following, in accordance with that Act, without further consultation with the </w:t>
      </w:r>
      <w:r w:rsidR="00B91C1E" w:rsidRPr="0DD22410">
        <w:t>Subcontractor</w:t>
      </w:r>
      <w:r w:rsidRPr="0DD22410">
        <w:t>:</w:t>
      </w:r>
    </w:p>
    <w:p w14:paraId="29A0B4FE" w14:textId="6FF5AF71" w:rsidR="00586014" w:rsidRPr="00AE6A2C" w:rsidRDefault="00586014" w:rsidP="00C60905">
      <w:pPr>
        <w:pStyle w:val="List4"/>
      </w:pPr>
      <w:r w:rsidRPr="00AE6A2C">
        <w:t xml:space="preserve">the name of the </w:t>
      </w:r>
      <w:proofErr w:type="gramStart"/>
      <w:r w:rsidR="00B91C1E" w:rsidRPr="00AE6A2C">
        <w:t>Subcontractor</w:t>
      </w:r>
      <w:r w:rsidRPr="00AE6A2C">
        <w:t>;</w:t>
      </w:r>
      <w:proofErr w:type="gramEnd"/>
    </w:p>
    <w:p w14:paraId="4E821F4B" w14:textId="75223F4B" w:rsidR="00586014" w:rsidRPr="00AE6A2C" w:rsidRDefault="00586014" w:rsidP="00C60905">
      <w:pPr>
        <w:pStyle w:val="List4"/>
      </w:pPr>
      <w:r w:rsidRPr="00AE6A2C">
        <w:t xml:space="preserve">the subject matter of this Agreement (e.g. that the </w:t>
      </w:r>
      <w:r w:rsidR="00B91C1E" w:rsidRPr="00AE6A2C">
        <w:t>Subcontractor</w:t>
      </w:r>
      <w:r w:rsidRPr="00AE6A2C">
        <w:t xml:space="preserve"> provided </w:t>
      </w:r>
      <w:r w:rsidR="00C60905" w:rsidRPr="00AE6A2C">
        <w:t>services</w:t>
      </w:r>
      <w:r w:rsidRPr="00AE6A2C">
        <w:t xml:space="preserve"> </w:t>
      </w:r>
      <w:r w:rsidR="00E1791C" w:rsidRPr="00AE6A2C">
        <w:t xml:space="preserve">related to </w:t>
      </w:r>
      <w:r w:rsidRPr="00AE6A2C">
        <w:t xml:space="preserve">a named </w:t>
      </w:r>
      <w:r w:rsidR="00E1791C" w:rsidRPr="00AE6A2C">
        <w:t xml:space="preserve">research </w:t>
      </w:r>
      <w:r w:rsidRPr="00AE6A2C">
        <w:t>project)</w:t>
      </w:r>
      <w:r w:rsidR="00CD2E9C" w:rsidRPr="00AE6A2C">
        <w:t>; and</w:t>
      </w:r>
    </w:p>
    <w:p w14:paraId="3DEEA983" w14:textId="3D690C9F" w:rsidR="00E1791C" w:rsidRPr="00AE6A2C" w:rsidRDefault="00CD2E9C" w:rsidP="00C60905">
      <w:pPr>
        <w:pStyle w:val="List4"/>
      </w:pPr>
      <w:r w:rsidRPr="00AE6A2C">
        <w:t>Fees paid or payable under this Agreement either in total or for a given period</w:t>
      </w:r>
    </w:p>
    <w:p w14:paraId="3E2F3814" w14:textId="5E717B84" w:rsidR="009D0713" w:rsidRPr="00AE6A2C" w:rsidRDefault="009D0713" w:rsidP="006747C7">
      <w:pPr>
        <w:pStyle w:val="ClauseHeading"/>
      </w:pPr>
      <w:bookmarkStart w:id="36" w:name="_Ref153304295"/>
      <w:bookmarkStart w:id="37" w:name="_Ref169294330"/>
      <w:r w:rsidRPr="00AE6A2C">
        <w:t>INTELLECTUAL PROPERTY</w:t>
      </w:r>
      <w:bookmarkEnd w:id="36"/>
      <w:bookmarkEnd w:id="37"/>
    </w:p>
    <w:p w14:paraId="348721AC" w14:textId="6EF2E490" w:rsidR="009D0713" w:rsidRPr="00AE6A2C" w:rsidRDefault="009D0713" w:rsidP="006747C7">
      <w:pPr>
        <w:pStyle w:val="List2"/>
      </w:pPr>
      <w:bookmarkStart w:id="38" w:name="_Ref153303676"/>
      <w:r w:rsidRPr="0DD22410">
        <w:t xml:space="preserve">Each party (or its licensors) retains ownership of all rights, title and interest (including Intellectual Property Rights) in </w:t>
      </w:r>
      <w:r w:rsidR="00205166" w:rsidRPr="0DD22410">
        <w:t>its Background IP</w:t>
      </w:r>
      <w:r w:rsidRPr="0DD22410">
        <w:t>.</w:t>
      </w:r>
      <w:bookmarkEnd w:id="38"/>
      <w:r w:rsidRPr="0DD22410">
        <w:t xml:space="preserve"> </w:t>
      </w:r>
    </w:p>
    <w:p w14:paraId="3F23851F" w14:textId="4974E8DD" w:rsidR="009D0713" w:rsidRPr="00AE6A2C" w:rsidRDefault="009D0713" w:rsidP="00B62AA1">
      <w:pPr>
        <w:pStyle w:val="List2"/>
        <w:keepNext/>
      </w:pPr>
      <w:bookmarkStart w:id="39" w:name="_Ref153303749"/>
      <w:r w:rsidRPr="0DD22410">
        <w:t>All rights, title and interest (including Intellectual Property Rights) in:</w:t>
      </w:r>
      <w:bookmarkEnd w:id="39"/>
    </w:p>
    <w:p w14:paraId="50B6D499" w14:textId="3CCADF1D" w:rsidR="009D0713" w:rsidRPr="00AE6A2C" w:rsidRDefault="009D0713" w:rsidP="00237F7C">
      <w:pPr>
        <w:pStyle w:val="List3"/>
      </w:pPr>
      <w:r w:rsidRPr="00AE6A2C">
        <w:t xml:space="preserve">the </w:t>
      </w:r>
      <w:proofErr w:type="gramStart"/>
      <w:r w:rsidRPr="00AE6A2C">
        <w:t>Results;</w:t>
      </w:r>
      <w:proofErr w:type="gramEnd"/>
    </w:p>
    <w:p w14:paraId="1106BF5C" w14:textId="55D26510" w:rsidR="009D0713" w:rsidRPr="00AE6A2C" w:rsidRDefault="009D0713" w:rsidP="00237F7C">
      <w:pPr>
        <w:pStyle w:val="List3"/>
      </w:pPr>
      <w:r w:rsidRPr="00AE6A2C">
        <w:t>any modifications</w:t>
      </w:r>
      <w:r w:rsidR="00996999">
        <w:t xml:space="preserve"> </w:t>
      </w:r>
      <w:r w:rsidRPr="00AE6A2C">
        <w:t>or improvements to any Background IP of the University; and</w:t>
      </w:r>
    </w:p>
    <w:p w14:paraId="4AE7F4BA" w14:textId="0C122F09" w:rsidR="009D0713" w:rsidRPr="00AE6A2C" w:rsidRDefault="009D0713" w:rsidP="00B62AA1">
      <w:pPr>
        <w:pStyle w:val="List3"/>
        <w:keepNext/>
      </w:pPr>
      <w:r w:rsidRPr="00AE6A2C">
        <w:t>any other information, material or item generated by the Subcontractor or its personnel during the term of this Agreement and:</w:t>
      </w:r>
    </w:p>
    <w:p w14:paraId="3FA46846" w14:textId="0B2BD24A" w:rsidR="009D0713" w:rsidRPr="00AE6A2C" w:rsidRDefault="009D0713" w:rsidP="00237F7C">
      <w:pPr>
        <w:pStyle w:val="List4"/>
      </w:pPr>
      <w:proofErr w:type="gramStart"/>
      <w:r w:rsidRPr="0DD22410">
        <w:t>in the course of</w:t>
      </w:r>
      <w:proofErr w:type="gramEnd"/>
      <w:r w:rsidRPr="0DD22410">
        <w:t xml:space="preserve"> providing the Services; and/or</w:t>
      </w:r>
    </w:p>
    <w:p w14:paraId="21412411" w14:textId="4DDE3BAB" w:rsidR="009D0713" w:rsidRPr="00AE6A2C" w:rsidRDefault="009D0713" w:rsidP="00237F7C">
      <w:pPr>
        <w:pStyle w:val="List4"/>
      </w:pPr>
      <w:r w:rsidRPr="00AE6A2C">
        <w:t xml:space="preserve">using any resource (including </w:t>
      </w:r>
      <w:r w:rsidR="00704DEA" w:rsidRPr="00AE6A2C">
        <w:t>University Input</w:t>
      </w:r>
      <w:r w:rsidRPr="00AE6A2C">
        <w:t xml:space="preserve"> or </w:t>
      </w:r>
      <w:r w:rsidR="00704DEA" w:rsidRPr="00AE6A2C">
        <w:t xml:space="preserve">the </w:t>
      </w:r>
      <w:r w:rsidRPr="00AE6A2C">
        <w:t>Confidential Information) of the University,</w:t>
      </w:r>
    </w:p>
    <w:p w14:paraId="5B116376" w14:textId="3AB14957" w:rsidR="009D0713" w:rsidRPr="00AE6A2C" w:rsidRDefault="009D0713" w:rsidP="00910C58">
      <w:pPr>
        <w:pStyle w:val="Clausenonumber"/>
      </w:pPr>
      <w:r w:rsidRPr="00AE6A2C">
        <w:t xml:space="preserve">(together, </w:t>
      </w:r>
      <w:r w:rsidRPr="00AE6A2C">
        <w:rPr>
          <w:b/>
          <w:bCs/>
        </w:rPr>
        <w:t>New IP</w:t>
      </w:r>
      <w:r w:rsidRPr="00AE6A2C">
        <w:t>), automatically vest in the University from the date of creation.</w:t>
      </w:r>
    </w:p>
    <w:p w14:paraId="256970A6" w14:textId="61072F0B" w:rsidR="009D0713" w:rsidRPr="00AE6A2C" w:rsidRDefault="009D0713" w:rsidP="00F7364C">
      <w:pPr>
        <w:pStyle w:val="List2"/>
      </w:pPr>
      <w:r w:rsidRPr="0DD22410">
        <w:t xml:space="preserve">To the extent that any rights do not automatically vest in the University  </w:t>
      </w:r>
      <w:r w:rsidR="00AB37FA" w:rsidRPr="0DD22410">
        <w:t xml:space="preserve">as intended by </w:t>
      </w:r>
      <w:r w:rsidRPr="0DD22410">
        <w:t xml:space="preserve">clause </w:t>
      </w:r>
      <w:r>
        <w:fldChar w:fldCharType="begin"/>
      </w:r>
      <w:r>
        <w:instrText xml:space="preserve"> REF _Ref153303749 \w \h </w:instrText>
      </w:r>
      <w:r>
        <w:fldChar w:fldCharType="separate"/>
      </w:r>
      <w:r w:rsidR="00F63D44" w:rsidRPr="0DD22410">
        <w:t>11.2</w:t>
      </w:r>
      <w:r>
        <w:fldChar w:fldCharType="end"/>
      </w:r>
      <w:r w:rsidRPr="0DD22410">
        <w:t xml:space="preserve">, the Subcontractor  assigns the relevant rights to the University </w:t>
      </w:r>
      <w:r w:rsidR="00DE4DD7" w:rsidRPr="0DD22410">
        <w:t xml:space="preserve">with effect from the date of creation </w:t>
      </w:r>
      <w:r w:rsidRPr="0DD22410">
        <w:t xml:space="preserve">to give effect to clause </w:t>
      </w:r>
      <w:r>
        <w:fldChar w:fldCharType="begin"/>
      </w:r>
      <w:r>
        <w:instrText xml:space="preserve"> REF _Ref153303749 \w \h </w:instrText>
      </w:r>
      <w:r>
        <w:fldChar w:fldCharType="separate"/>
      </w:r>
      <w:r w:rsidR="00F63D44" w:rsidRPr="0DD22410">
        <w:t>11.2</w:t>
      </w:r>
      <w:r>
        <w:fldChar w:fldCharType="end"/>
      </w:r>
      <w:r w:rsidRPr="0DD22410">
        <w:t>.</w:t>
      </w:r>
    </w:p>
    <w:p w14:paraId="59134DE5" w14:textId="32D6EF90" w:rsidR="009D0713" w:rsidRPr="00380CCA" w:rsidRDefault="009D0713" w:rsidP="0059541F">
      <w:pPr>
        <w:pStyle w:val="List2"/>
        <w:keepNext/>
      </w:pPr>
      <w:bookmarkStart w:id="40" w:name="_Ref153303977"/>
      <w:r w:rsidRPr="0DD22410">
        <w:t xml:space="preserve">The Subcontractor grants the University a non-exclusive, perpetual, irrevocable, royalty-free, transferable and sublicensable worldwide licence to use </w:t>
      </w:r>
      <w:r w:rsidR="002741B9" w:rsidRPr="0DD22410">
        <w:t>its Background</w:t>
      </w:r>
      <w:r w:rsidRPr="0DD22410">
        <w:t xml:space="preserve"> IP:</w:t>
      </w:r>
      <w:bookmarkEnd w:id="40"/>
      <w:r w:rsidRPr="0DD22410">
        <w:t xml:space="preserve"> </w:t>
      </w:r>
    </w:p>
    <w:p w14:paraId="54A02FDE" w14:textId="1C075CC4" w:rsidR="009D0713" w:rsidRPr="00AE6A2C" w:rsidRDefault="009D0713" w:rsidP="006747C7">
      <w:pPr>
        <w:pStyle w:val="List3"/>
      </w:pPr>
      <w:r w:rsidRPr="00AE6A2C">
        <w:t xml:space="preserve">for the purposes of the </w:t>
      </w:r>
      <w:r w:rsidR="00374617" w:rsidRPr="00AE6A2C">
        <w:t xml:space="preserve">Research </w:t>
      </w:r>
      <w:r w:rsidRPr="00AE6A2C">
        <w:t>Project; and</w:t>
      </w:r>
    </w:p>
    <w:p w14:paraId="20594426" w14:textId="30187185" w:rsidR="009D0713" w:rsidRPr="00AE6A2C" w:rsidRDefault="009D0713" w:rsidP="006747C7">
      <w:pPr>
        <w:pStyle w:val="List3"/>
      </w:pPr>
      <w:r w:rsidRPr="0DD22410">
        <w:t xml:space="preserve">as is reasonably required to enable the use of New IP for any purpose (including commercialisation). </w:t>
      </w:r>
    </w:p>
    <w:p w14:paraId="1B9819E2" w14:textId="0760DBF5" w:rsidR="009D0713" w:rsidRPr="00AE6A2C" w:rsidRDefault="009D0713" w:rsidP="00B62AA1">
      <w:pPr>
        <w:pStyle w:val="List2"/>
        <w:keepNext/>
      </w:pPr>
      <w:r w:rsidRPr="0DD22410">
        <w:t xml:space="preserve">The Subcontractor must, and must procure </w:t>
      </w:r>
      <w:r w:rsidR="009645CC" w:rsidRPr="0DD22410">
        <w:t>its personnel</w:t>
      </w:r>
      <w:r w:rsidRPr="0DD22410">
        <w:t xml:space="preserve"> do any further acts, including execute any document, reasonably required: </w:t>
      </w:r>
    </w:p>
    <w:p w14:paraId="3525AFCB" w14:textId="7CBF9F32" w:rsidR="009D0713" w:rsidRPr="00AE6A2C" w:rsidRDefault="009D0713" w:rsidP="00237F7C">
      <w:pPr>
        <w:pStyle w:val="List3"/>
      </w:pPr>
      <w:r w:rsidRPr="00AE6A2C">
        <w:t xml:space="preserve">to give effect to clauses </w:t>
      </w:r>
      <w:r w:rsidR="00B62AA1" w:rsidRPr="00AE6A2C">
        <w:fldChar w:fldCharType="begin"/>
      </w:r>
      <w:r w:rsidR="00B62AA1" w:rsidRPr="00AE6A2C">
        <w:instrText xml:space="preserve"> REF _Ref153303676 \w \h </w:instrText>
      </w:r>
      <w:r w:rsidR="00B62AA1" w:rsidRPr="00AE6A2C">
        <w:fldChar w:fldCharType="separate"/>
      </w:r>
      <w:r w:rsidR="00F63D44">
        <w:t>11.1</w:t>
      </w:r>
      <w:r w:rsidR="00B62AA1" w:rsidRPr="00AE6A2C">
        <w:fldChar w:fldCharType="end"/>
      </w:r>
      <w:r w:rsidR="00B62AA1" w:rsidRPr="00AE6A2C">
        <w:t xml:space="preserve"> to </w:t>
      </w:r>
      <w:r w:rsidR="00B62AA1" w:rsidRPr="00AE6A2C">
        <w:fldChar w:fldCharType="begin"/>
      </w:r>
      <w:r w:rsidR="00B62AA1" w:rsidRPr="00AE6A2C">
        <w:instrText xml:space="preserve"> REF _Ref153303977 \w \h </w:instrText>
      </w:r>
      <w:r w:rsidR="00B62AA1" w:rsidRPr="00AE6A2C">
        <w:fldChar w:fldCharType="separate"/>
      </w:r>
      <w:r w:rsidR="00F63D44">
        <w:t>11.4</w:t>
      </w:r>
      <w:r w:rsidR="00B62AA1" w:rsidRPr="00AE6A2C">
        <w:fldChar w:fldCharType="end"/>
      </w:r>
      <w:r w:rsidRPr="00AE6A2C">
        <w:t xml:space="preserve">; or </w:t>
      </w:r>
    </w:p>
    <w:p w14:paraId="01D5DD89" w14:textId="77D598B3" w:rsidR="009D0713" w:rsidRPr="00AE6A2C" w:rsidRDefault="009D0713" w:rsidP="00237F7C">
      <w:pPr>
        <w:pStyle w:val="List3"/>
      </w:pPr>
      <w:r w:rsidRPr="0DD22410">
        <w:t xml:space="preserve">to enable the University (or </w:t>
      </w:r>
      <w:r w:rsidR="0076503A" w:rsidRPr="0DD22410">
        <w:t>its assignee</w:t>
      </w:r>
      <w:r w:rsidRPr="0DD22410">
        <w:t>) to file, prosecute, maintain, defend or enforce any registrable Intellectual Property Right in the New IP.</w:t>
      </w:r>
    </w:p>
    <w:p w14:paraId="04A07BA2" w14:textId="047987CB" w:rsidR="009D0713" w:rsidRPr="00AE6A2C" w:rsidRDefault="009D0713" w:rsidP="006747C7">
      <w:pPr>
        <w:pStyle w:val="List2"/>
      </w:pPr>
      <w:bookmarkStart w:id="41" w:name="_Ref169436182"/>
      <w:r w:rsidRPr="0DD22410">
        <w:t xml:space="preserve">The Subcontractor warrants that </w:t>
      </w:r>
      <w:r w:rsidR="00540B6A" w:rsidRPr="0DD22410">
        <w:t>[</w:t>
      </w:r>
      <w:r w:rsidR="00540B6A" w:rsidRPr="0DD22410">
        <w:rPr>
          <w:highlight w:val="yellow"/>
        </w:rPr>
        <w:t>to the best of its knowledge</w:t>
      </w:r>
      <w:r w:rsidR="00540B6A" w:rsidRPr="0DD22410">
        <w:t xml:space="preserve">] </w:t>
      </w:r>
      <w:r w:rsidRPr="0DD22410">
        <w:t xml:space="preserve">the use of any </w:t>
      </w:r>
      <w:r w:rsidR="002741B9" w:rsidRPr="0DD22410">
        <w:t xml:space="preserve">of its Background </w:t>
      </w:r>
      <w:r w:rsidRPr="0DD22410">
        <w:t>IP, or any New IP generated or provided by the Subcontractor, in the manner permitted under this Agreement will not infringe the rights (including Intellectual Property Rights) of any person.</w:t>
      </w:r>
      <w:bookmarkEnd w:id="41"/>
    </w:p>
    <w:p w14:paraId="063C9805" w14:textId="601E9723" w:rsidR="009D0713" w:rsidRPr="00AE6A2C" w:rsidRDefault="009D0713" w:rsidP="00E14B66">
      <w:pPr>
        <w:pStyle w:val="ClauseHeading"/>
      </w:pPr>
      <w:r w:rsidRPr="00AE6A2C">
        <w:t>WARRANTIES</w:t>
      </w:r>
    </w:p>
    <w:p w14:paraId="1DD9E3FA" w14:textId="77777777" w:rsidR="00E74146" w:rsidRPr="00AE6A2C" w:rsidRDefault="00E74146" w:rsidP="00E74146">
      <w:pPr>
        <w:pStyle w:val="List2"/>
      </w:pPr>
      <w:bookmarkStart w:id="42" w:name="_Ref503949061"/>
      <w:bookmarkStart w:id="43" w:name="_Ref504048101"/>
      <w:r w:rsidRPr="0DD22410">
        <w:t xml:space="preserve">Each party warrants that it has full power and authority to </w:t>
      </w:r>
      <w:proofErr w:type="gramStart"/>
      <w:r w:rsidRPr="0DD22410">
        <w:t>enter into</w:t>
      </w:r>
      <w:proofErr w:type="gramEnd"/>
      <w:r w:rsidRPr="0DD22410">
        <w:t xml:space="preserve"> and perform its obligations under this Agreement.</w:t>
      </w:r>
      <w:bookmarkEnd w:id="42"/>
      <w:bookmarkEnd w:id="43"/>
    </w:p>
    <w:p w14:paraId="05AE903E" w14:textId="6CEE43B3" w:rsidR="00E74146" w:rsidRPr="00AE6A2C" w:rsidRDefault="00E74146" w:rsidP="00D05F2F">
      <w:pPr>
        <w:pStyle w:val="List2"/>
      </w:pPr>
      <w:bookmarkStart w:id="44" w:name="_Ref503949566"/>
      <w:r w:rsidRPr="0DD22410">
        <w:t>To the extent permitted by law, each party’s warranties are limited to those expressly set out in this Agreement and all implied conditions and warranties (including any under Part 3 of the Contract and Commercial Law Act 2017) are excluded.</w:t>
      </w:r>
      <w:bookmarkEnd w:id="44"/>
      <w:r w:rsidRPr="0DD22410">
        <w:t xml:space="preserve"> </w:t>
      </w:r>
    </w:p>
    <w:p w14:paraId="74765C10" w14:textId="1D9BBE0D" w:rsidR="00525971" w:rsidRPr="00AE6A2C" w:rsidRDefault="00525971" w:rsidP="009E3084">
      <w:pPr>
        <w:pStyle w:val="ClauseHeading"/>
      </w:pPr>
      <w:bookmarkStart w:id="45" w:name="_Ref169435842"/>
      <w:r w:rsidRPr="00AE6A2C">
        <w:t>SANCTIONS AND IMPORT/EXPORT CONTROLS</w:t>
      </w:r>
      <w:bookmarkEnd w:id="45"/>
    </w:p>
    <w:p w14:paraId="7BB6C9D8" w14:textId="77777777" w:rsidR="00525971" w:rsidRPr="00AE6A2C" w:rsidRDefault="00525971" w:rsidP="00525971">
      <w:pPr>
        <w:pStyle w:val="List2"/>
      </w:pPr>
      <w:r w:rsidRPr="0DD22410">
        <w:t xml:space="preserve">Each party warrants that it is not subject to any United Nations’ or other sanctions that would prohibit a party from </w:t>
      </w:r>
      <w:proofErr w:type="gramStart"/>
      <w:r w:rsidRPr="0DD22410">
        <w:t>entering into</w:t>
      </w:r>
      <w:proofErr w:type="gramEnd"/>
      <w:r w:rsidRPr="0DD22410">
        <w:t xml:space="preserve"> or performing this Agreement.</w:t>
      </w:r>
    </w:p>
    <w:p w14:paraId="2E6A635F" w14:textId="5FE1081B" w:rsidR="00525971" w:rsidRPr="00AE6A2C" w:rsidRDefault="00525971" w:rsidP="00525971">
      <w:pPr>
        <w:pStyle w:val="List2"/>
      </w:pPr>
      <w:bookmarkStart w:id="46" w:name="_Ref159426021"/>
      <w:r w:rsidRPr="0DD22410">
        <w:t xml:space="preserve">The </w:t>
      </w:r>
      <w:r w:rsidR="00F05D56" w:rsidRPr="0DD22410">
        <w:t xml:space="preserve">parties </w:t>
      </w:r>
      <w:r w:rsidRPr="0DD22410">
        <w:t xml:space="preserve">acknowledge that export controls may require permission from a government or other regulatory agency </w:t>
      </w:r>
      <w:r w:rsidR="00A5153F" w:rsidRPr="0DD22410">
        <w:t xml:space="preserve">in the location of a party </w:t>
      </w:r>
      <w:r w:rsidRPr="0DD22410">
        <w:t xml:space="preserve">to </w:t>
      </w:r>
      <w:r w:rsidR="007A5EA4" w:rsidRPr="0DD22410">
        <w:t xml:space="preserve">enable the </w:t>
      </w:r>
      <w:r w:rsidRPr="0DD22410">
        <w:t xml:space="preserve">transfer </w:t>
      </w:r>
      <w:r w:rsidR="007A5EA4" w:rsidRPr="0DD22410">
        <w:t xml:space="preserve">of </w:t>
      </w:r>
      <w:r w:rsidRPr="0DD22410">
        <w:t xml:space="preserve">information, materials or other items from </w:t>
      </w:r>
      <w:r w:rsidR="00000544" w:rsidRPr="0DD22410">
        <w:t>one party</w:t>
      </w:r>
      <w:r w:rsidRPr="0DD22410">
        <w:t xml:space="preserve"> to </w:t>
      </w:r>
      <w:r w:rsidR="000A6A67" w:rsidRPr="0DD22410">
        <w:t>the other party</w:t>
      </w:r>
      <w:r w:rsidR="007A5EA4" w:rsidRPr="0DD22410">
        <w:t xml:space="preserve"> </w:t>
      </w:r>
      <w:r w:rsidR="003C4C4D" w:rsidRPr="0DD22410">
        <w:t xml:space="preserve">or the Funder </w:t>
      </w:r>
      <w:r w:rsidR="00E4626E" w:rsidRPr="0DD22410">
        <w:t>(as the case may be)</w:t>
      </w:r>
      <w:r w:rsidR="00EC53C3" w:rsidRPr="0DD22410">
        <w:t xml:space="preserve"> </w:t>
      </w:r>
      <w:r w:rsidRPr="0DD22410">
        <w:t>(</w:t>
      </w:r>
      <w:r w:rsidRPr="0DD22410">
        <w:rPr>
          <w:b/>
          <w:bCs/>
        </w:rPr>
        <w:t>Export Controls</w:t>
      </w:r>
      <w:r w:rsidRPr="0DD22410">
        <w:t>).</w:t>
      </w:r>
      <w:bookmarkEnd w:id="46"/>
    </w:p>
    <w:p w14:paraId="7095020F" w14:textId="0BB7C10D" w:rsidR="004E03A4" w:rsidRPr="00AE6A2C" w:rsidRDefault="00726242" w:rsidP="0059541F">
      <w:pPr>
        <w:pStyle w:val="List2"/>
        <w:keepNext/>
      </w:pPr>
      <w:r>
        <w:t>Each party</w:t>
      </w:r>
      <w:r w:rsidR="004E03A4" w:rsidRPr="00AE6A2C">
        <w:t>:</w:t>
      </w:r>
    </w:p>
    <w:p w14:paraId="1F7CED71" w14:textId="106689A6" w:rsidR="004E03A4" w:rsidRPr="00AE6A2C" w:rsidRDefault="004E03A4" w:rsidP="004E03A4">
      <w:pPr>
        <w:pStyle w:val="List3"/>
      </w:pPr>
      <w:r w:rsidRPr="0DD22410">
        <w:t xml:space="preserve">will use reasonable efforts to obtain </w:t>
      </w:r>
      <w:r w:rsidR="00235E83" w:rsidRPr="0DD22410">
        <w:t>in a timely manner (</w:t>
      </w:r>
      <w:r w:rsidRPr="0DD22410">
        <w:t xml:space="preserve">and may disclose </w:t>
      </w:r>
      <w:r w:rsidR="00235E83" w:rsidRPr="0DD22410">
        <w:t>C</w:t>
      </w:r>
      <w:r w:rsidRPr="0DD22410">
        <w:t xml:space="preserve">onfidential </w:t>
      </w:r>
      <w:r w:rsidR="00235E83" w:rsidRPr="0DD22410">
        <w:t xml:space="preserve">Information </w:t>
      </w:r>
      <w:r w:rsidRPr="0DD22410">
        <w:t xml:space="preserve">of the </w:t>
      </w:r>
      <w:r w:rsidR="00235E83" w:rsidRPr="0DD22410">
        <w:t xml:space="preserve">other party strictly </w:t>
      </w:r>
      <w:r w:rsidRPr="0DD22410">
        <w:t>for the purposes of</w:t>
      </w:r>
      <w:r w:rsidR="00235E83" w:rsidRPr="0DD22410">
        <w:t>)</w:t>
      </w:r>
      <w:r w:rsidRPr="0DD22410">
        <w:t xml:space="preserve"> any required permissions under Export Controls to give effect to this Agreement; but</w:t>
      </w:r>
    </w:p>
    <w:p w14:paraId="7B500D63" w14:textId="4327B15B" w:rsidR="004E03A4" w:rsidRPr="00AE6A2C" w:rsidRDefault="004E03A4" w:rsidP="004E03A4">
      <w:pPr>
        <w:pStyle w:val="List3"/>
      </w:pPr>
      <w:r w:rsidRPr="0DD22410">
        <w:t>excludes all representations and warranties that any required permissions will be obtained or will be obtained within an acceptable timeframe or only on conditions acceptable to a party.</w:t>
      </w:r>
    </w:p>
    <w:p w14:paraId="51DC9DB7" w14:textId="7AC12452" w:rsidR="00C577CD" w:rsidRPr="00AE6A2C" w:rsidRDefault="00D65705" w:rsidP="0059541F">
      <w:pPr>
        <w:pStyle w:val="List2"/>
        <w:keepNext/>
      </w:pPr>
      <w:r w:rsidRPr="0DD22410">
        <w:t>A party</w:t>
      </w:r>
      <w:r w:rsidR="00C577CD" w:rsidRPr="0DD22410">
        <w:t xml:space="preserve"> must promptly provide all information requested by the </w:t>
      </w:r>
      <w:r w:rsidRPr="0DD22410">
        <w:t xml:space="preserve">other party </w:t>
      </w:r>
      <w:r w:rsidR="00C577CD" w:rsidRPr="0DD22410">
        <w:t xml:space="preserve">or a </w:t>
      </w:r>
      <w:r w:rsidR="00FF05C0" w:rsidRPr="0DD22410">
        <w:t xml:space="preserve">relevant </w:t>
      </w:r>
      <w:r w:rsidR="00C577CD" w:rsidRPr="0DD22410">
        <w:t>government or other regulatory agency relating to sanctions, sensitive research or Export Controls, including:</w:t>
      </w:r>
    </w:p>
    <w:p w14:paraId="179B6799" w14:textId="77777777" w:rsidR="00C577CD" w:rsidRPr="00AE6A2C" w:rsidRDefault="00C577CD" w:rsidP="00C577CD">
      <w:pPr>
        <w:pStyle w:val="List3"/>
      </w:pPr>
      <w:r w:rsidRPr="00AE6A2C">
        <w:t xml:space="preserve">any end-user certificate or similar undertaking; and </w:t>
      </w:r>
    </w:p>
    <w:p w14:paraId="3FE2248F" w14:textId="77777777" w:rsidR="00C577CD" w:rsidRPr="00AE6A2C" w:rsidRDefault="00C577CD" w:rsidP="00C577CD">
      <w:pPr>
        <w:pStyle w:val="List3"/>
      </w:pPr>
      <w:r w:rsidRPr="0DD22410">
        <w:t>any information requested for the purposes of any special terms included in the Contract Details.</w:t>
      </w:r>
    </w:p>
    <w:p w14:paraId="24915A92" w14:textId="1182E96C" w:rsidR="006E612B" w:rsidRPr="00AE6A2C" w:rsidRDefault="00D86E6E" w:rsidP="006E612B">
      <w:pPr>
        <w:pStyle w:val="List2"/>
      </w:pPr>
      <w:r w:rsidRPr="0DD22410">
        <w:lastRenderedPageBreak/>
        <w:t>A party</w:t>
      </w:r>
      <w:r w:rsidR="006E612B" w:rsidRPr="0DD22410">
        <w:t xml:space="preserve"> bears all risk and responsibility for obtaining any required permissions from a government or other regulatory agency in its location to enable it to import information, materials or other items from the </w:t>
      </w:r>
      <w:r w:rsidR="00325C63" w:rsidRPr="0DD22410">
        <w:t xml:space="preserve">other party </w:t>
      </w:r>
      <w:r w:rsidR="006E612B" w:rsidRPr="0DD22410">
        <w:t>under this Agreement (</w:t>
      </w:r>
      <w:r w:rsidR="006E612B" w:rsidRPr="0DD22410">
        <w:rPr>
          <w:b/>
          <w:bCs/>
        </w:rPr>
        <w:t>Import Controls</w:t>
      </w:r>
      <w:r w:rsidR="006E612B" w:rsidRPr="0DD22410">
        <w:t xml:space="preserve">).  </w:t>
      </w:r>
      <w:r w:rsidR="005C0164" w:rsidRPr="0DD22410">
        <w:t xml:space="preserve">Each party </w:t>
      </w:r>
      <w:r w:rsidR="006E612B" w:rsidRPr="0DD22410">
        <w:t xml:space="preserve">will provide to the </w:t>
      </w:r>
      <w:r w:rsidR="005C0164" w:rsidRPr="0DD22410">
        <w:t xml:space="preserve">other party </w:t>
      </w:r>
      <w:r w:rsidR="006E612B" w:rsidRPr="0DD22410">
        <w:t xml:space="preserve">or a government or other regulatory agency in the </w:t>
      </w:r>
      <w:r w:rsidR="005C0164" w:rsidRPr="0DD22410">
        <w:t xml:space="preserve">other party’s </w:t>
      </w:r>
      <w:r w:rsidR="006E612B" w:rsidRPr="0DD22410">
        <w:t>location reasonable information requested in relation to Import Controls.</w:t>
      </w:r>
    </w:p>
    <w:p w14:paraId="517ABF57" w14:textId="08510250" w:rsidR="004E03A4" w:rsidRPr="00AE6A2C" w:rsidRDefault="00223634" w:rsidP="00C74B34">
      <w:pPr>
        <w:pStyle w:val="List2"/>
      </w:pPr>
      <w:bookmarkStart w:id="47" w:name="_Ref159940876"/>
      <w:r>
        <w:t xml:space="preserve">Subject to its compliance with this clause </w:t>
      </w:r>
      <w:r>
        <w:fldChar w:fldCharType="begin"/>
      </w:r>
      <w:r>
        <w:instrText xml:space="preserve"> REF _Ref169435842 \r \h </w:instrText>
      </w:r>
      <w:r>
        <w:fldChar w:fldCharType="separate"/>
      </w:r>
      <w:r w:rsidR="00F63D44">
        <w:t>13</w:t>
      </w:r>
      <w:r>
        <w:fldChar w:fldCharType="end"/>
      </w:r>
      <w:r>
        <w:t xml:space="preserve"> and any </w:t>
      </w:r>
      <w:r w:rsidR="002A6692">
        <w:t xml:space="preserve">related </w:t>
      </w:r>
      <w:r>
        <w:t>special terms in the Contract Details</w:t>
      </w:r>
      <w:r w:rsidR="00FF5103">
        <w:t>, each party</w:t>
      </w:r>
      <w:r w:rsidR="00C74B34" w:rsidRPr="00AE6A2C">
        <w:t xml:space="preserve"> excludes all liability for any inability to give effect to this Agreement as a result of compliance with sanctions, sensitive research, Export Controls or Import Controls (including any decision or delay in decision-making by any relevant government or other regulatory agency).</w:t>
      </w:r>
      <w:bookmarkEnd w:id="47"/>
    </w:p>
    <w:p w14:paraId="240B0CF3" w14:textId="2A368AD7" w:rsidR="00D9154D" w:rsidRPr="00AE6A2C" w:rsidRDefault="00D9154D" w:rsidP="00D9154D">
      <w:pPr>
        <w:pStyle w:val="ClauseHeading"/>
      </w:pPr>
      <w:bookmarkStart w:id="48" w:name="_Ref167279131"/>
      <w:r w:rsidRPr="00AE6A2C">
        <w:t>INDEMNITY</w:t>
      </w:r>
      <w:bookmarkEnd w:id="48"/>
    </w:p>
    <w:p w14:paraId="56FC830B" w14:textId="4601FFFA" w:rsidR="00D9154D" w:rsidRPr="00AE6A2C" w:rsidRDefault="00D9154D" w:rsidP="00D9154D">
      <w:pPr>
        <w:pStyle w:val="List2"/>
      </w:pPr>
      <w:bookmarkStart w:id="49" w:name="_Ref161413555"/>
      <w:r w:rsidRPr="0DD22410">
        <w:t>The Subcontractor indemnifies the University and its Affiliates, and their personnel against all loss, damage, cost and expense arising from third party claims, and against fines, penalties and other sanctions imposed by any government or regulatory authority</w:t>
      </w:r>
      <w:r w:rsidR="00AA7574" w:rsidRPr="0DD22410">
        <w:t>,</w:t>
      </w:r>
      <w:r w:rsidRPr="0DD22410">
        <w:t xml:space="preserve"> in relation to the</w:t>
      </w:r>
      <w:r w:rsidR="00D2039C" w:rsidRPr="0DD22410">
        <w:t xml:space="preserve"> Subcontractor’s performance of the</w:t>
      </w:r>
      <w:r w:rsidRPr="0DD22410">
        <w:t xml:space="preserve"> Services.</w:t>
      </w:r>
      <w:bookmarkEnd w:id="49"/>
    </w:p>
    <w:p w14:paraId="2004D63E" w14:textId="6496CEBB" w:rsidR="00D9154D" w:rsidRPr="00AE6A2C" w:rsidRDefault="00D9154D" w:rsidP="00D9154D">
      <w:pPr>
        <w:pStyle w:val="List2"/>
      </w:pPr>
      <w:bookmarkStart w:id="50" w:name="_Ref161413551"/>
      <w:r w:rsidRPr="0DD22410">
        <w:t xml:space="preserve">Clause </w:t>
      </w:r>
      <w:r>
        <w:fldChar w:fldCharType="begin"/>
      </w:r>
      <w:r>
        <w:instrText xml:space="preserve"> REF _Ref161413555 \r \h </w:instrText>
      </w:r>
      <w:r>
        <w:fldChar w:fldCharType="separate"/>
      </w:r>
      <w:r w:rsidR="00F63D44" w:rsidRPr="0DD22410">
        <w:t>14.1</w:t>
      </w:r>
      <w:r>
        <w:fldChar w:fldCharType="end"/>
      </w:r>
      <w:r w:rsidRPr="0DD22410">
        <w:t xml:space="preserve"> does not apply to the extent that any loss, damage, cost or expense arises </w:t>
      </w:r>
      <w:proofErr w:type="gramStart"/>
      <w:r w:rsidRPr="0DD22410">
        <w:t>as a result of</w:t>
      </w:r>
      <w:proofErr w:type="gramEnd"/>
      <w:r w:rsidRPr="0DD22410">
        <w:t xml:space="preserve"> any indemnified person’s </w:t>
      </w:r>
      <w:r w:rsidR="0013438B" w:rsidRPr="0DD22410">
        <w:t xml:space="preserve">negligence, </w:t>
      </w:r>
      <w:r w:rsidRPr="0DD22410">
        <w:t>breach of law or breach of this Agreement (including any breach of warranty).</w:t>
      </w:r>
      <w:bookmarkEnd w:id="50"/>
    </w:p>
    <w:p w14:paraId="205DB041" w14:textId="0B83885D" w:rsidR="009D0713" w:rsidRPr="00AE6A2C" w:rsidRDefault="009D0713" w:rsidP="006747C7">
      <w:pPr>
        <w:pStyle w:val="ClauseHeading"/>
      </w:pPr>
      <w:bookmarkStart w:id="51" w:name="_Ref153304115"/>
      <w:r w:rsidRPr="00AE6A2C">
        <w:t>LIABILITY</w:t>
      </w:r>
      <w:bookmarkEnd w:id="51"/>
    </w:p>
    <w:p w14:paraId="453F70E6" w14:textId="4BC95AED" w:rsidR="009D0713" w:rsidRPr="00AE6A2C" w:rsidRDefault="009D0713" w:rsidP="006747C7">
      <w:pPr>
        <w:pStyle w:val="List2"/>
      </w:pPr>
      <w:bookmarkStart w:id="52" w:name="_Ref153304008"/>
      <w:r w:rsidRPr="00AE6A2C">
        <w:t xml:space="preserve">The maximum aggregate liability of each party to the other party under or in </w:t>
      </w:r>
      <w:r w:rsidR="0051292B">
        <w:t>relation to</w:t>
      </w:r>
      <w:r w:rsidRPr="00AE6A2C">
        <w:t xml:space="preserve"> this Agreement is limited to an amount equal to 3x the total amount of Fees payable by the University to the Subcontractor under this Agreement.</w:t>
      </w:r>
      <w:bookmarkEnd w:id="52"/>
    </w:p>
    <w:p w14:paraId="2DDB05BE" w14:textId="38F56E63" w:rsidR="009D0713" w:rsidRPr="00AE6A2C" w:rsidRDefault="009D0713" w:rsidP="006747C7">
      <w:pPr>
        <w:pStyle w:val="List2"/>
      </w:pPr>
      <w:bookmarkStart w:id="53" w:name="_Ref153304009"/>
      <w:r w:rsidRPr="0DD22410">
        <w:t xml:space="preserve">Neither party will be liable to the other party under or in </w:t>
      </w:r>
      <w:r w:rsidR="001A7D68" w:rsidRPr="0DD22410">
        <w:t>relation to</w:t>
      </w:r>
      <w:r w:rsidRPr="0DD22410">
        <w:t xml:space="preserve"> this Agreement for any consequential, indirect, incidental or special damage or loss of any kind.</w:t>
      </w:r>
      <w:bookmarkEnd w:id="53"/>
    </w:p>
    <w:p w14:paraId="467809DD" w14:textId="1A987147" w:rsidR="009D0713" w:rsidRPr="00AE6A2C" w:rsidRDefault="009D0713" w:rsidP="00B62AA1">
      <w:pPr>
        <w:pStyle w:val="List2"/>
        <w:keepNext/>
      </w:pPr>
      <w:r w:rsidRPr="00AE6A2C">
        <w:t>Clause</w:t>
      </w:r>
      <w:r w:rsidR="000D0908">
        <w:t>s</w:t>
      </w:r>
      <w:r w:rsidRPr="00AE6A2C">
        <w:t xml:space="preserve"> </w:t>
      </w:r>
      <w:r w:rsidR="00B62AA1" w:rsidRPr="00AE6A2C">
        <w:fldChar w:fldCharType="begin"/>
      </w:r>
      <w:r w:rsidR="00B62AA1" w:rsidRPr="00AE6A2C">
        <w:instrText xml:space="preserve"> REF _Ref153304008 \w \h </w:instrText>
      </w:r>
      <w:r w:rsidR="00B62AA1" w:rsidRPr="00AE6A2C">
        <w:fldChar w:fldCharType="separate"/>
      </w:r>
      <w:r w:rsidR="00F63D44">
        <w:t>15.1</w:t>
      </w:r>
      <w:r w:rsidR="00B62AA1" w:rsidRPr="00AE6A2C">
        <w:fldChar w:fldCharType="end"/>
      </w:r>
      <w:r w:rsidR="00B62AA1" w:rsidRPr="00AE6A2C">
        <w:t xml:space="preserve"> and </w:t>
      </w:r>
      <w:r w:rsidR="00B62AA1" w:rsidRPr="00AE6A2C">
        <w:fldChar w:fldCharType="begin"/>
      </w:r>
      <w:r w:rsidR="00B62AA1" w:rsidRPr="00AE6A2C">
        <w:instrText xml:space="preserve"> REF _Ref153304009 \w \h </w:instrText>
      </w:r>
      <w:r w:rsidR="00B62AA1" w:rsidRPr="00AE6A2C">
        <w:fldChar w:fldCharType="separate"/>
      </w:r>
      <w:r w:rsidR="00F63D44">
        <w:t>15.2</w:t>
      </w:r>
      <w:r w:rsidR="00B62AA1" w:rsidRPr="00AE6A2C">
        <w:fldChar w:fldCharType="end"/>
      </w:r>
      <w:r w:rsidRPr="00AE6A2C">
        <w:t xml:space="preserve"> do not apply to limit </w:t>
      </w:r>
      <w:r w:rsidR="00466F76">
        <w:t xml:space="preserve">any </w:t>
      </w:r>
      <w:r w:rsidRPr="00AE6A2C">
        <w:t>liability</w:t>
      </w:r>
      <w:r w:rsidR="006369FB">
        <w:t xml:space="preserve"> for</w:t>
      </w:r>
      <w:r w:rsidRPr="00AE6A2C">
        <w:t>:</w:t>
      </w:r>
    </w:p>
    <w:p w14:paraId="061F33D6" w14:textId="5A9F2E68" w:rsidR="009D0713" w:rsidRPr="00AE6A2C" w:rsidRDefault="009D0713" w:rsidP="00237F7C">
      <w:pPr>
        <w:pStyle w:val="List3"/>
      </w:pPr>
      <w:r w:rsidRPr="00AE6A2C">
        <w:t xml:space="preserve">personal injury or </w:t>
      </w:r>
      <w:proofErr w:type="gramStart"/>
      <w:r w:rsidRPr="00AE6A2C">
        <w:t>death;</w:t>
      </w:r>
      <w:proofErr w:type="gramEnd"/>
    </w:p>
    <w:p w14:paraId="76145655" w14:textId="4C5B6EEE" w:rsidR="009D0713" w:rsidRPr="00AE6A2C" w:rsidRDefault="009D0713" w:rsidP="00237F7C">
      <w:pPr>
        <w:pStyle w:val="List3"/>
      </w:pPr>
      <w:r w:rsidRPr="00AE6A2C">
        <w:t xml:space="preserve">fraud or wilful </w:t>
      </w:r>
      <w:proofErr w:type="gramStart"/>
      <w:r w:rsidRPr="00AE6A2C">
        <w:t>misconduct;</w:t>
      </w:r>
      <w:proofErr w:type="gramEnd"/>
    </w:p>
    <w:p w14:paraId="0540E08F" w14:textId="252961C9" w:rsidR="009D0713" w:rsidRPr="00AE6A2C" w:rsidRDefault="009D0713" w:rsidP="00237F7C">
      <w:pPr>
        <w:pStyle w:val="List3"/>
      </w:pPr>
      <w:r w:rsidRPr="00AE6A2C">
        <w:t xml:space="preserve">breach of clause </w:t>
      </w:r>
      <w:r w:rsidR="00B62AA1" w:rsidRPr="00AE6A2C">
        <w:fldChar w:fldCharType="begin"/>
      </w:r>
      <w:r w:rsidR="00B62AA1" w:rsidRPr="00AE6A2C">
        <w:instrText xml:space="preserve"> REF _Ref153303939 \w \h </w:instrText>
      </w:r>
      <w:r w:rsidR="00B62AA1" w:rsidRPr="00AE6A2C">
        <w:fldChar w:fldCharType="separate"/>
      </w:r>
      <w:r w:rsidR="00F63D44">
        <w:t>10</w:t>
      </w:r>
      <w:r w:rsidR="00B62AA1" w:rsidRPr="00AE6A2C">
        <w:fldChar w:fldCharType="end"/>
      </w:r>
      <w:r w:rsidRPr="00AE6A2C">
        <w:t>; or</w:t>
      </w:r>
    </w:p>
    <w:p w14:paraId="24F39429" w14:textId="0E134389" w:rsidR="009D0713" w:rsidRPr="00AE6A2C" w:rsidRDefault="009D0713" w:rsidP="00237F7C">
      <w:pPr>
        <w:pStyle w:val="List3"/>
      </w:pPr>
      <w:r w:rsidRPr="00AE6A2C">
        <w:t xml:space="preserve">the Subcontractor under clause </w:t>
      </w:r>
      <w:r w:rsidR="00CC5660">
        <w:fldChar w:fldCharType="begin"/>
      </w:r>
      <w:r w:rsidR="00CC5660">
        <w:instrText xml:space="preserve"> REF _Ref169436182 \r \h </w:instrText>
      </w:r>
      <w:r w:rsidR="00CC5660">
        <w:fldChar w:fldCharType="separate"/>
      </w:r>
      <w:r w:rsidR="00F63D44">
        <w:t>11.6</w:t>
      </w:r>
      <w:r w:rsidR="00CC5660">
        <w:fldChar w:fldCharType="end"/>
      </w:r>
      <w:r w:rsidR="00D87E13">
        <w:t xml:space="preserve"> </w:t>
      </w:r>
      <w:r w:rsidR="00CC5660">
        <w:t>[</w:t>
      </w:r>
      <w:r w:rsidR="00CF303D" w:rsidRPr="006360DD">
        <w:rPr>
          <w:highlight w:val="yellow"/>
        </w:rPr>
        <w:t xml:space="preserve">or </w:t>
      </w:r>
      <w:r w:rsidR="006360DD" w:rsidRPr="006360DD">
        <w:rPr>
          <w:highlight w:val="yellow"/>
        </w:rPr>
        <w:t xml:space="preserve">clause </w:t>
      </w:r>
      <w:r w:rsidR="00D9154D" w:rsidRPr="006360DD">
        <w:rPr>
          <w:highlight w:val="yellow"/>
        </w:rPr>
        <w:fldChar w:fldCharType="begin"/>
      </w:r>
      <w:r w:rsidR="00D9154D" w:rsidRPr="006360DD">
        <w:rPr>
          <w:highlight w:val="yellow"/>
        </w:rPr>
        <w:instrText xml:space="preserve"> REF _Ref167279131 \w \h </w:instrText>
      </w:r>
      <w:r w:rsidR="006360DD">
        <w:rPr>
          <w:highlight w:val="yellow"/>
        </w:rPr>
        <w:instrText xml:space="preserve"> \* MERGEFORMAT </w:instrText>
      </w:r>
      <w:r w:rsidR="00D9154D" w:rsidRPr="006360DD">
        <w:rPr>
          <w:highlight w:val="yellow"/>
        </w:rPr>
      </w:r>
      <w:r w:rsidR="00D9154D" w:rsidRPr="006360DD">
        <w:rPr>
          <w:highlight w:val="yellow"/>
        </w:rPr>
        <w:fldChar w:fldCharType="separate"/>
      </w:r>
      <w:r w:rsidR="00F63D44">
        <w:rPr>
          <w:highlight w:val="yellow"/>
        </w:rPr>
        <w:t>14</w:t>
      </w:r>
      <w:r w:rsidR="00D9154D" w:rsidRPr="006360DD">
        <w:rPr>
          <w:highlight w:val="yellow"/>
        </w:rPr>
        <w:fldChar w:fldCharType="end"/>
      </w:r>
      <w:r w:rsidR="00CF303D">
        <w:t>]</w:t>
      </w:r>
      <w:r w:rsidRPr="00AE6A2C">
        <w:t>.</w:t>
      </w:r>
    </w:p>
    <w:p w14:paraId="414DB4B7" w14:textId="7B2FA6F8" w:rsidR="00C23744" w:rsidRPr="00AE6A2C" w:rsidRDefault="0060437A" w:rsidP="00C23744">
      <w:pPr>
        <w:pStyle w:val="List2"/>
      </w:pPr>
      <w:r w:rsidRPr="0DD22410">
        <w:t>Each party</w:t>
      </w:r>
      <w:r w:rsidR="00C23744" w:rsidRPr="0DD22410">
        <w:t xml:space="preserve"> must maintain adequate public liability and professional indemnity insurance sufficient to cover its risks under this Agreement, for the term of this Agreement and a period of two years following its expiry or termination.</w:t>
      </w:r>
    </w:p>
    <w:p w14:paraId="01A90D20" w14:textId="71AF05A5" w:rsidR="009D0713" w:rsidRDefault="009D0713" w:rsidP="006747C7">
      <w:pPr>
        <w:pStyle w:val="ClauseHeading"/>
      </w:pPr>
      <w:r w:rsidRPr="00AE6A2C">
        <w:t>TERMINATION</w:t>
      </w:r>
    </w:p>
    <w:p w14:paraId="2419E575" w14:textId="4915D0C8" w:rsidR="001A481F" w:rsidRPr="00AE6A2C" w:rsidRDefault="001A481F" w:rsidP="001A481F">
      <w:pPr>
        <w:pStyle w:val="List2"/>
      </w:pPr>
      <w:r w:rsidRPr="0DD22410">
        <w:t>Either party may terminate this Agreement on 14 days’ notice if any dependency stated in the Contract Details fails to be satisfied by the stated date or having been satisfied then fails.</w:t>
      </w:r>
    </w:p>
    <w:p w14:paraId="679F29A7" w14:textId="057AEC36" w:rsidR="009D0713" w:rsidRPr="00AE6A2C" w:rsidRDefault="009D0713" w:rsidP="00B62AA1">
      <w:pPr>
        <w:pStyle w:val="List2"/>
        <w:keepNext/>
      </w:pPr>
      <w:r w:rsidRPr="0DD22410">
        <w:t>A party (</w:t>
      </w:r>
      <w:r w:rsidRPr="0DD22410">
        <w:rPr>
          <w:b/>
          <w:bCs/>
        </w:rPr>
        <w:t>first party</w:t>
      </w:r>
      <w:r w:rsidRPr="0DD22410">
        <w:t>) may terminate this Agreement immediately on notice to the other party if:</w:t>
      </w:r>
    </w:p>
    <w:p w14:paraId="600DE041" w14:textId="3D2ACAD4" w:rsidR="009D0713" w:rsidRPr="00AE6A2C" w:rsidRDefault="0073616D" w:rsidP="00237F7C">
      <w:pPr>
        <w:pStyle w:val="List3"/>
      </w:pPr>
      <w:r w:rsidRPr="0DD22410">
        <w:t xml:space="preserve">the other party </w:t>
      </w:r>
      <w:r w:rsidR="009D0713" w:rsidRPr="0DD22410">
        <w:t xml:space="preserve">commits a material breach of this Agreement and either the breach is incapable of </w:t>
      </w:r>
      <w:proofErr w:type="gramStart"/>
      <w:r w:rsidR="009D0713" w:rsidRPr="0DD22410">
        <w:t>remedy</w:t>
      </w:r>
      <w:proofErr w:type="gramEnd"/>
      <w:r w:rsidR="009D0713" w:rsidRPr="0DD22410">
        <w:t xml:space="preserve"> or the other party fails to remedy that breach within 14 days of the first party notifying it of the </w:t>
      </w:r>
      <w:proofErr w:type="gramStart"/>
      <w:r w:rsidR="009D0713" w:rsidRPr="0DD22410">
        <w:t>breach;</w:t>
      </w:r>
      <w:proofErr w:type="gramEnd"/>
    </w:p>
    <w:p w14:paraId="0F610FBB" w14:textId="0EAF45B6" w:rsidR="009D0713" w:rsidRPr="00AE6A2C" w:rsidRDefault="0073616D" w:rsidP="00237F7C">
      <w:pPr>
        <w:pStyle w:val="List3"/>
      </w:pPr>
      <w:r w:rsidRPr="00AE6A2C">
        <w:t xml:space="preserve">the other party </w:t>
      </w:r>
      <w:r w:rsidR="009D0713" w:rsidRPr="00AE6A2C">
        <w:t>is subject to an Insolvency Event; or</w:t>
      </w:r>
    </w:p>
    <w:p w14:paraId="19A544EA" w14:textId="291C7112" w:rsidR="009D0713" w:rsidRDefault="00C415A6" w:rsidP="00A44E03">
      <w:pPr>
        <w:pStyle w:val="List3"/>
      </w:pPr>
      <w:r w:rsidRPr="0DD22410">
        <w:t xml:space="preserve">subject to the </w:t>
      </w:r>
      <w:r w:rsidR="00240C1E" w:rsidRPr="0DD22410">
        <w:t xml:space="preserve">first party’s compliance with clause </w:t>
      </w:r>
      <w:r>
        <w:fldChar w:fldCharType="begin"/>
      </w:r>
      <w:r>
        <w:instrText xml:space="preserve"> REF _Ref169435842 \r \h </w:instrText>
      </w:r>
      <w:r>
        <w:fldChar w:fldCharType="separate"/>
      </w:r>
      <w:r w:rsidR="00F63D44" w:rsidRPr="0DD22410">
        <w:t>13</w:t>
      </w:r>
      <w:r>
        <w:fldChar w:fldCharType="end"/>
      </w:r>
      <w:r w:rsidR="007F1D2F" w:rsidRPr="0DD22410">
        <w:t xml:space="preserve"> and any related special terms</w:t>
      </w:r>
      <w:r w:rsidR="00EC6FFC" w:rsidRPr="0DD22410">
        <w:t xml:space="preserve"> in the Contract Details, </w:t>
      </w:r>
      <w:r w:rsidR="00892D5D" w:rsidRPr="0DD22410">
        <w:t>either party</w:t>
      </w:r>
      <w:r w:rsidR="0073616D" w:rsidRPr="0DD22410">
        <w:t xml:space="preserve"> is unable reasonably to give effect to this Agreement as a result of compliance with sanctions, sensitive research, Export Controls or Import Controls.</w:t>
      </w:r>
    </w:p>
    <w:p w14:paraId="4BBE8EEA" w14:textId="474315B8" w:rsidR="00851B2B" w:rsidRDefault="00DE1AD8" w:rsidP="0059541F">
      <w:pPr>
        <w:pStyle w:val="List2"/>
        <w:keepNext/>
      </w:pPr>
      <w:bookmarkStart w:id="54" w:name="_Ref169293651"/>
      <w:r w:rsidRPr="0DD22410">
        <w:t>The Univer</w:t>
      </w:r>
      <w:r w:rsidR="000F0BB2" w:rsidRPr="0DD22410">
        <w:t>sity may terminate this Agreement immediately on notice to the Subcontractor</w:t>
      </w:r>
      <w:r w:rsidR="00851B2B" w:rsidRPr="0DD22410">
        <w:t>, if</w:t>
      </w:r>
      <w:r w:rsidR="00431C0C" w:rsidRPr="0DD22410">
        <w:t xml:space="preserve"> the Subcontractor</w:t>
      </w:r>
      <w:r w:rsidR="009522C2" w:rsidRPr="0DD22410">
        <w:t xml:space="preserve"> has</w:t>
      </w:r>
      <w:r w:rsidR="00851B2B" w:rsidRPr="0DD22410">
        <w:t>:</w:t>
      </w:r>
      <w:bookmarkEnd w:id="54"/>
    </w:p>
    <w:p w14:paraId="775B74FD" w14:textId="41CE8C97" w:rsidR="00136F5E" w:rsidRDefault="00031824" w:rsidP="00851B2B">
      <w:pPr>
        <w:pStyle w:val="List3"/>
      </w:pPr>
      <w:r>
        <w:t xml:space="preserve">misused or misappropriated </w:t>
      </w:r>
      <w:r w:rsidR="00C7194B">
        <w:t>any</w:t>
      </w:r>
      <w:r>
        <w:t xml:space="preserve"> Fees</w:t>
      </w:r>
      <w:r w:rsidR="00C7194B">
        <w:t>;</w:t>
      </w:r>
      <w:r w:rsidR="00D11C6A">
        <w:t xml:space="preserve"> or</w:t>
      </w:r>
    </w:p>
    <w:p w14:paraId="32E51B59" w14:textId="54807B73" w:rsidR="005F2DBC" w:rsidRPr="00AE6A2C" w:rsidRDefault="009522C2" w:rsidP="00F632F4">
      <w:pPr>
        <w:pStyle w:val="List3"/>
      </w:pPr>
      <w:r>
        <w:t xml:space="preserve">given </w:t>
      </w:r>
      <w:r w:rsidR="006F156E">
        <w:t xml:space="preserve">any information, representation, or statement to the University </w:t>
      </w:r>
      <w:r w:rsidR="00D11C6A">
        <w:t>in relation to the Services or this Agreement that is misleading or inaccurate in any material respect.</w:t>
      </w:r>
    </w:p>
    <w:p w14:paraId="74517F86" w14:textId="664E9647" w:rsidR="009D0713" w:rsidRPr="00AE6A2C" w:rsidRDefault="009D0713" w:rsidP="006747C7">
      <w:pPr>
        <w:pStyle w:val="List2"/>
      </w:pPr>
      <w:bookmarkStart w:id="55" w:name="_Ref153304126"/>
      <w:r w:rsidRPr="0DD22410">
        <w:t>Termination or expiry of this Agreement does not affect a party’s rights or obligations that have accrued before termination or expiry.</w:t>
      </w:r>
      <w:bookmarkEnd w:id="55"/>
    </w:p>
    <w:p w14:paraId="7596328F" w14:textId="529FAAD9" w:rsidR="009D0713" w:rsidRPr="002514A5" w:rsidRDefault="009D0713" w:rsidP="00B62AA1">
      <w:pPr>
        <w:pStyle w:val="List2"/>
        <w:keepNext/>
      </w:pPr>
      <w:bookmarkStart w:id="56" w:name="_Ref153304130"/>
      <w:r w:rsidRPr="002514A5">
        <w:t>On termination or expiry of this Agreement:</w:t>
      </w:r>
      <w:bookmarkEnd w:id="56"/>
    </w:p>
    <w:p w14:paraId="5382D5A9" w14:textId="18407510" w:rsidR="007111B8" w:rsidRPr="002514A5" w:rsidRDefault="004233E9" w:rsidP="0059541F">
      <w:pPr>
        <w:pStyle w:val="List3"/>
        <w:keepNext/>
      </w:pPr>
      <w:r w:rsidRPr="002514A5">
        <w:t>The University may</w:t>
      </w:r>
      <w:r w:rsidR="007111B8" w:rsidRPr="002514A5">
        <w:t xml:space="preserve"> (without limiting any of its other rights or remedies)</w:t>
      </w:r>
      <w:r w:rsidR="003E2B86" w:rsidRPr="002514A5">
        <w:t>:</w:t>
      </w:r>
    </w:p>
    <w:p w14:paraId="68C008BF" w14:textId="0EC402AA" w:rsidR="00353432" w:rsidRPr="002514A5" w:rsidRDefault="009D51C2" w:rsidP="007111B8">
      <w:pPr>
        <w:pStyle w:val="List4"/>
      </w:pPr>
      <w:r>
        <w:t>[</w:t>
      </w:r>
      <w:r w:rsidR="004233E9" w:rsidRPr="0002339A">
        <w:rPr>
          <w:highlight w:val="yellow"/>
        </w:rPr>
        <w:t>require</w:t>
      </w:r>
      <w:r w:rsidR="0093594F" w:rsidRPr="0002339A">
        <w:rPr>
          <w:highlight w:val="yellow"/>
        </w:rPr>
        <w:t xml:space="preserve"> </w:t>
      </w:r>
      <w:r w:rsidR="00F05A28" w:rsidRPr="0002339A">
        <w:rPr>
          <w:highlight w:val="yellow"/>
        </w:rPr>
        <w:t>the Su</w:t>
      </w:r>
      <w:r w:rsidR="00C2384A" w:rsidRPr="0002339A">
        <w:rPr>
          <w:highlight w:val="yellow"/>
        </w:rPr>
        <w:t>bcontractor to return</w:t>
      </w:r>
      <w:r w:rsidR="008518C6" w:rsidRPr="0002339A">
        <w:rPr>
          <w:highlight w:val="yellow"/>
        </w:rPr>
        <w:t xml:space="preserve"> </w:t>
      </w:r>
      <w:r w:rsidR="00C2384A" w:rsidRPr="0002339A">
        <w:rPr>
          <w:highlight w:val="yellow"/>
        </w:rPr>
        <w:t xml:space="preserve">all Fees not spent or </w:t>
      </w:r>
      <w:r w:rsidR="00C076AE" w:rsidRPr="0002339A">
        <w:rPr>
          <w:highlight w:val="yellow"/>
        </w:rPr>
        <w:t>for</w:t>
      </w:r>
      <w:r w:rsidR="00C2384A" w:rsidRPr="0002339A">
        <w:rPr>
          <w:highlight w:val="yellow"/>
        </w:rPr>
        <w:t xml:space="preserve"> which contractual </w:t>
      </w:r>
      <w:r w:rsidR="00B15E85" w:rsidRPr="0002339A">
        <w:rPr>
          <w:highlight w:val="yellow"/>
        </w:rPr>
        <w:t>liabilities</w:t>
      </w:r>
      <w:r w:rsidR="00C2384A" w:rsidRPr="0002339A">
        <w:rPr>
          <w:highlight w:val="yellow"/>
        </w:rPr>
        <w:t xml:space="preserve"> have not been </w:t>
      </w:r>
      <w:r w:rsidR="00410CFA" w:rsidRPr="0002339A">
        <w:rPr>
          <w:highlight w:val="yellow"/>
        </w:rPr>
        <w:t xml:space="preserve">incurred by the </w:t>
      </w:r>
      <w:r w:rsidR="00764312" w:rsidRPr="0002339A">
        <w:rPr>
          <w:highlight w:val="yellow"/>
        </w:rPr>
        <w:t>Subcontractor</w:t>
      </w:r>
      <w:r w:rsidR="00410CFA" w:rsidRPr="0002339A">
        <w:rPr>
          <w:highlight w:val="yellow"/>
        </w:rPr>
        <w:t xml:space="preserve"> at the date of termination</w:t>
      </w:r>
      <w:r w:rsidR="00764312" w:rsidRPr="0002339A">
        <w:rPr>
          <w:highlight w:val="yellow"/>
        </w:rPr>
        <w:t xml:space="preserve">; </w:t>
      </w:r>
      <w:r w:rsidR="00F632F4" w:rsidRPr="0002339A">
        <w:rPr>
          <w:highlight w:val="yellow"/>
        </w:rPr>
        <w:t>or</w:t>
      </w:r>
      <w:r>
        <w:t>]</w:t>
      </w:r>
    </w:p>
    <w:p w14:paraId="31A39C14" w14:textId="6F3E491F" w:rsidR="00764312" w:rsidRPr="002514A5" w:rsidRDefault="003E2B86" w:rsidP="00E102EE">
      <w:pPr>
        <w:pStyle w:val="List4"/>
      </w:pPr>
      <w:r w:rsidRPr="0DD22410">
        <w:t>if terminated under clause</w:t>
      </w:r>
      <w:r w:rsidR="00D0561F">
        <w:t>s 16.2</w:t>
      </w:r>
      <w:r w:rsidR="00A543C2">
        <w:t>(a)</w:t>
      </w:r>
      <w:r w:rsidR="00D0561F">
        <w:t xml:space="preserve"> </w:t>
      </w:r>
      <w:r w:rsidR="001329E8">
        <w:t>or</w:t>
      </w:r>
      <w:r w:rsidRPr="0DD22410">
        <w:t xml:space="preserve"> </w:t>
      </w:r>
      <w:r>
        <w:fldChar w:fldCharType="begin"/>
      </w:r>
      <w:r>
        <w:instrText xml:space="preserve"> REF _Ref169293651 \r \h </w:instrText>
      </w:r>
      <w:r>
        <w:fldChar w:fldCharType="separate"/>
      </w:r>
      <w:r w:rsidR="00F63D44" w:rsidRPr="0DD22410">
        <w:t>16.3</w:t>
      </w:r>
      <w:r>
        <w:fldChar w:fldCharType="end"/>
      </w:r>
      <w:r w:rsidR="00B831EC" w:rsidRPr="0DD22410">
        <w:t xml:space="preserve">, </w:t>
      </w:r>
      <w:r w:rsidR="006E3C2C" w:rsidRPr="0DD22410">
        <w:t>require the Subcontractor to return all Fees paid up to the date of termination</w:t>
      </w:r>
      <w:r w:rsidR="00F156FE" w:rsidRPr="0DD22410">
        <w:t xml:space="preserve">, together with interest </w:t>
      </w:r>
      <w:r w:rsidR="00023209" w:rsidRPr="0DD22410">
        <w:t xml:space="preserve">at the University’s overdraft rate applicable as at the </w:t>
      </w:r>
      <w:r w:rsidR="00570B17" w:rsidRPr="0DD22410">
        <w:t xml:space="preserve">termination </w:t>
      </w:r>
      <w:r w:rsidR="00023209" w:rsidRPr="0DD22410">
        <w:t>date plus 2% per annum, and compounded monthly</w:t>
      </w:r>
      <w:r w:rsidR="000F5464" w:rsidRPr="0DD22410">
        <w:t xml:space="preserve">, from the </w:t>
      </w:r>
      <w:r w:rsidR="0013685A" w:rsidRPr="0DD22410">
        <w:t>termination date</w:t>
      </w:r>
      <w:r w:rsidR="000F5464" w:rsidRPr="0DD22410">
        <w:t xml:space="preserve"> to the date </w:t>
      </w:r>
      <w:r w:rsidR="0003231E" w:rsidRPr="0DD22410">
        <w:t>returned</w:t>
      </w:r>
      <w:r w:rsidR="00F632F4" w:rsidRPr="0DD22410">
        <w:t>;</w:t>
      </w:r>
    </w:p>
    <w:p w14:paraId="1E1E93F5" w14:textId="489D3EA4" w:rsidR="009D0713" w:rsidRPr="00AE6A2C" w:rsidRDefault="009D0713" w:rsidP="00237F7C">
      <w:pPr>
        <w:pStyle w:val="List3"/>
      </w:pPr>
      <w:r w:rsidRPr="00605762">
        <w:t>clauses</w:t>
      </w:r>
      <w:r w:rsidR="00347FDD" w:rsidRPr="00605762">
        <w:t xml:space="preserve"> </w:t>
      </w:r>
      <w:r w:rsidR="00347FDD" w:rsidRPr="00605762">
        <w:fldChar w:fldCharType="begin"/>
      </w:r>
      <w:r w:rsidR="00347FDD" w:rsidRPr="00605762">
        <w:instrText xml:space="preserve"> REF _Ref153310586 \r \h </w:instrText>
      </w:r>
      <w:r w:rsidR="007021B7" w:rsidRPr="00605762">
        <w:instrText xml:space="preserve"> \* MERGEFORMAT </w:instrText>
      </w:r>
      <w:r w:rsidR="00347FDD" w:rsidRPr="00605762">
        <w:fldChar w:fldCharType="separate"/>
      </w:r>
      <w:r w:rsidR="00F63D44">
        <w:t>8</w:t>
      </w:r>
      <w:r w:rsidR="00347FDD" w:rsidRPr="00605762">
        <w:fldChar w:fldCharType="end"/>
      </w:r>
      <w:r w:rsidR="00347FDD" w:rsidRPr="00605762">
        <w:t xml:space="preserve">, </w:t>
      </w:r>
      <w:r w:rsidR="00347FDD" w:rsidRPr="00605762">
        <w:fldChar w:fldCharType="begin"/>
      </w:r>
      <w:r w:rsidR="00347FDD" w:rsidRPr="00605762">
        <w:instrText xml:space="preserve"> REF _Ref169294215 \r \h </w:instrText>
      </w:r>
      <w:r w:rsidR="007021B7" w:rsidRPr="00605762">
        <w:instrText xml:space="preserve"> \* MERGEFORMAT </w:instrText>
      </w:r>
      <w:r w:rsidR="00347FDD" w:rsidRPr="00605762">
        <w:fldChar w:fldCharType="separate"/>
      </w:r>
      <w:r w:rsidR="00F63D44">
        <w:t>9</w:t>
      </w:r>
      <w:r w:rsidR="00347FDD" w:rsidRPr="00605762">
        <w:fldChar w:fldCharType="end"/>
      </w:r>
      <w:r w:rsidR="00347FDD" w:rsidRPr="00605762">
        <w:t xml:space="preserve">, </w:t>
      </w:r>
      <w:r w:rsidR="00347FDD" w:rsidRPr="00605762">
        <w:fldChar w:fldCharType="begin"/>
      </w:r>
      <w:r w:rsidR="00347FDD" w:rsidRPr="00605762">
        <w:instrText xml:space="preserve"> REF _Ref169291550 \w \h </w:instrText>
      </w:r>
      <w:r w:rsidR="007021B7" w:rsidRPr="00605762">
        <w:instrText xml:space="preserve"> \* MERGEFORMAT </w:instrText>
      </w:r>
      <w:r w:rsidR="00347FDD" w:rsidRPr="00605762">
        <w:fldChar w:fldCharType="separate"/>
      </w:r>
      <w:r w:rsidR="00F63D44">
        <w:t>10</w:t>
      </w:r>
      <w:r w:rsidR="00347FDD" w:rsidRPr="00605762">
        <w:fldChar w:fldCharType="end"/>
      </w:r>
      <w:r w:rsidR="00347FDD" w:rsidRPr="00605762">
        <w:t xml:space="preserve">, </w:t>
      </w:r>
      <w:r w:rsidR="00347FDD" w:rsidRPr="00605762">
        <w:fldChar w:fldCharType="begin"/>
      </w:r>
      <w:r w:rsidR="00347FDD" w:rsidRPr="00605762">
        <w:instrText xml:space="preserve"> REF _Ref169294330 \w \h </w:instrText>
      </w:r>
      <w:r w:rsidR="007021B7" w:rsidRPr="00605762">
        <w:instrText xml:space="preserve"> \* MERGEFORMAT </w:instrText>
      </w:r>
      <w:r w:rsidR="00347FDD" w:rsidRPr="00605762">
        <w:fldChar w:fldCharType="separate"/>
      </w:r>
      <w:r w:rsidR="00F63D44">
        <w:t>11</w:t>
      </w:r>
      <w:r w:rsidR="00347FDD" w:rsidRPr="00605762">
        <w:fldChar w:fldCharType="end"/>
      </w:r>
      <w:r w:rsidR="00347FDD" w:rsidRPr="00605762">
        <w:t xml:space="preserve">, </w:t>
      </w:r>
      <w:r w:rsidR="00347FDD" w:rsidRPr="00605762">
        <w:fldChar w:fldCharType="begin"/>
      </w:r>
      <w:r w:rsidR="00347FDD" w:rsidRPr="00605762">
        <w:instrText xml:space="preserve"> REF _Ref159940876 \w \h </w:instrText>
      </w:r>
      <w:r w:rsidR="007021B7" w:rsidRPr="00605762">
        <w:instrText xml:space="preserve"> \* MERGEFORMAT </w:instrText>
      </w:r>
      <w:r w:rsidR="00347FDD" w:rsidRPr="00605762">
        <w:fldChar w:fldCharType="separate"/>
      </w:r>
      <w:r w:rsidR="00F63D44">
        <w:t>13.6</w:t>
      </w:r>
      <w:r w:rsidR="00347FDD" w:rsidRPr="00605762">
        <w:fldChar w:fldCharType="end"/>
      </w:r>
      <w:r w:rsidR="00347FDD" w:rsidRPr="00605762">
        <w:t xml:space="preserve">, </w:t>
      </w:r>
      <w:r w:rsidR="00347FDD" w:rsidRPr="00605762">
        <w:fldChar w:fldCharType="begin"/>
      </w:r>
      <w:r w:rsidR="00347FDD" w:rsidRPr="00605762">
        <w:instrText xml:space="preserve"> REF _Ref167279131 \w \h </w:instrText>
      </w:r>
      <w:r w:rsidR="007021B7" w:rsidRPr="00605762">
        <w:instrText xml:space="preserve"> \* MERGEFORMAT </w:instrText>
      </w:r>
      <w:r w:rsidR="00347FDD" w:rsidRPr="00605762">
        <w:fldChar w:fldCharType="separate"/>
      </w:r>
      <w:r w:rsidR="00F63D44">
        <w:t>14</w:t>
      </w:r>
      <w:r w:rsidR="00347FDD" w:rsidRPr="00605762">
        <w:fldChar w:fldCharType="end"/>
      </w:r>
      <w:r w:rsidR="00926161" w:rsidRPr="00605762">
        <w:t xml:space="preserve">, </w:t>
      </w:r>
      <w:r w:rsidR="00926161" w:rsidRPr="00605762">
        <w:fldChar w:fldCharType="begin"/>
      </w:r>
      <w:r w:rsidR="00926161" w:rsidRPr="00605762">
        <w:instrText xml:space="preserve"> REF _Ref153304115 \w \h </w:instrText>
      </w:r>
      <w:r w:rsidR="007021B7" w:rsidRPr="00605762">
        <w:instrText xml:space="preserve"> \* MERGEFORMAT </w:instrText>
      </w:r>
      <w:r w:rsidR="00926161" w:rsidRPr="00605762">
        <w:fldChar w:fldCharType="separate"/>
      </w:r>
      <w:r w:rsidR="00F63D44">
        <w:t>15</w:t>
      </w:r>
      <w:r w:rsidR="00926161" w:rsidRPr="00605762">
        <w:fldChar w:fldCharType="end"/>
      </w:r>
      <w:r w:rsidR="00926161" w:rsidRPr="00605762">
        <w:t xml:space="preserve">, </w:t>
      </w:r>
      <w:r w:rsidR="00730EE7" w:rsidRPr="00605762">
        <w:fldChar w:fldCharType="begin"/>
      </w:r>
      <w:r w:rsidR="00730EE7" w:rsidRPr="00605762">
        <w:instrText xml:space="preserve"> REF _Ref153304126 \w \h </w:instrText>
      </w:r>
      <w:r w:rsidR="00605762">
        <w:instrText xml:space="preserve"> \* MERGEFORMAT </w:instrText>
      </w:r>
      <w:r w:rsidR="00730EE7" w:rsidRPr="00605762">
        <w:fldChar w:fldCharType="separate"/>
      </w:r>
      <w:r w:rsidR="00F63D44">
        <w:t>16.4</w:t>
      </w:r>
      <w:r w:rsidR="00730EE7" w:rsidRPr="00605762">
        <w:fldChar w:fldCharType="end"/>
      </w:r>
      <w:r w:rsidR="00730EE7" w:rsidRPr="00605762">
        <w:t xml:space="preserve">, </w:t>
      </w:r>
      <w:r w:rsidR="00926161" w:rsidRPr="00605762">
        <w:fldChar w:fldCharType="begin"/>
      </w:r>
      <w:r w:rsidR="00926161" w:rsidRPr="00605762">
        <w:instrText xml:space="preserve"> REF _Ref153304130 \w \h </w:instrText>
      </w:r>
      <w:r w:rsidR="007021B7" w:rsidRPr="00605762">
        <w:instrText xml:space="preserve"> \* MERGEFORMAT </w:instrText>
      </w:r>
      <w:r w:rsidR="00926161" w:rsidRPr="00605762">
        <w:fldChar w:fldCharType="separate"/>
      </w:r>
      <w:r w:rsidR="00F63D44">
        <w:t>16.5</w:t>
      </w:r>
      <w:r w:rsidR="00926161" w:rsidRPr="00605762">
        <w:fldChar w:fldCharType="end"/>
      </w:r>
      <w:r w:rsidR="00926161" w:rsidRPr="00605762">
        <w:t xml:space="preserve">, </w:t>
      </w:r>
      <w:r w:rsidR="00926161" w:rsidRPr="00605762">
        <w:fldChar w:fldCharType="begin"/>
      </w:r>
      <w:r w:rsidR="00926161" w:rsidRPr="00605762">
        <w:instrText xml:space="preserve"> REF _Ref153304134 \w \h </w:instrText>
      </w:r>
      <w:r w:rsidR="007021B7" w:rsidRPr="00605762">
        <w:instrText xml:space="preserve"> \* MERGEFORMAT </w:instrText>
      </w:r>
      <w:r w:rsidR="00926161" w:rsidRPr="00605762">
        <w:fldChar w:fldCharType="separate"/>
      </w:r>
      <w:r w:rsidR="00F63D44">
        <w:t>18</w:t>
      </w:r>
      <w:r w:rsidR="00926161" w:rsidRPr="00605762">
        <w:fldChar w:fldCharType="end"/>
      </w:r>
      <w:r w:rsidR="00926161" w:rsidRPr="00605762">
        <w:t xml:space="preserve">, </w:t>
      </w:r>
      <w:r w:rsidR="00926161" w:rsidRPr="00605762">
        <w:fldChar w:fldCharType="begin"/>
      </w:r>
      <w:r w:rsidR="00926161" w:rsidRPr="00605762">
        <w:instrText xml:space="preserve"> REF _Ref169294501 \w \h </w:instrText>
      </w:r>
      <w:r w:rsidR="007021B7" w:rsidRPr="00605762">
        <w:instrText xml:space="preserve"> \* MERGEFORMAT </w:instrText>
      </w:r>
      <w:r w:rsidR="00926161" w:rsidRPr="00605762">
        <w:fldChar w:fldCharType="separate"/>
      </w:r>
      <w:r w:rsidR="00F63D44">
        <w:t>19.8</w:t>
      </w:r>
      <w:r w:rsidR="00926161" w:rsidRPr="00605762">
        <w:fldChar w:fldCharType="end"/>
      </w:r>
      <w:r w:rsidRPr="00605762">
        <w:t xml:space="preserve"> and</w:t>
      </w:r>
      <w:r w:rsidRPr="00AE6A2C">
        <w:t xml:space="preserve"> any other clauses intended to survive termination or expiry, continue in force; and</w:t>
      </w:r>
    </w:p>
    <w:p w14:paraId="161EE929" w14:textId="21091575" w:rsidR="009D0713" w:rsidRPr="00AE6A2C" w:rsidRDefault="009D0713" w:rsidP="00237F7C">
      <w:pPr>
        <w:pStyle w:val="List3"/>
      </w:pPr>
      <w:r w:rsidRPr="00AE6A2C">
        <w:lastRenderedPageBreak/>
        <w:t>each party</w:t>
      </w:r>
      <w:r w:rsidR="0082349F">
        <w:t>, on request,</w:t>
      </w:r>
      <w:r w:rsidRPr="00AE6A2C">
        <w:t xml:space="preserve"> must promptly return to the other all documents, materials and other items belonging to the other party and in its possession or control at the time of termination or expiry.</w:t>
      </w:r>
    </w:p>
    <w:p w14:paraId="3AE3847D" w14:textId="2368EEE4" w:rsidR="009D0713" w:rsidRPr="00AE6A2C" w:rsidRDefault="009D0713" w:rsidP="006747C7">
      <w:pPr>
        <w:pStyle w:val="ClauseHeading"/>
      </w:pPr>
      <w:r w:rsidRPr="00AE6A2C">
        <w:t>FORCE MAJEURE</w:t>
      </w:r>
    </w:p>
    <w:p w14:paraId="258D9E11" w14:textId="03EE66CD" w:rsidR="009D0713" w:rsidRPr="00AE6A2C" w:rsidRDefault="009D0713" w:rsidP="00773DCE">
      <w:pPr>
        <w:pStyle w:val="List2"/>
      </w:pPr>
      <w:bookmarkStart w:id="57" w:name="_Ref153304258"/>
      <w:r w:rsidRPr="00AE6A2C">
        <w:t xml:space="preserve">A party will not be liable for any failure or delay in the performance of its obligations under this Agreement </w:t>
      </w:r>
      <w:r w:rsidRPr="00773DCE">
        <w:t>to</w:t>
      </w:r>
      <w:r w:rsidRPr="00AE6A2C">
        <w:t xml:space="preserve"> the extent such failure or delay is due to a Force Majeure Event</w:t>
      </w:r>
      <w:r w:rsidR="00207387" w:rsidRPr="00AE6A2C">
        <w:t>.</w:t>
      </w:r>
      <w:bookmarkEnd w:id="57"/>
    </w:p>
    <w:p w14:paraId="44F5C545" w14:textId="16FD5702" w:rsidR="009D0713" w:rsidRPr="00AE6A2C" w:rsidRDefault="009D0713" w:rsidP="006747C7">
      <w:pPr>
        <w:pStyle w:val="ClauseHeading"/>
      </w:pPr>
      <w:bookmarkStart w:id="58" w:name="_Ref153304134"/>
      <w:r w:rsidRPr="00AE6A2C">
        <w:t>DISPUTES</w:t>
      </w:r>
      <w:bookmarkEnd w:id="58"/>
    </w:p>
    <w:p w14:paraId="01FA1497" w14:textId="63051732" w:rsidR="00DB2533" w:rsidRDefault="009D0713" w:rsidP="006747C7">
      <w:pPr>
        <w:pStyle w:val="List2"/>
      </w:pPr>
      <w:r w:rsidRPr="0DD22410">
        <w:t xml:space="preserve">Each party must use all reasonable efforts to meet and discuss in good faith any dispute arising in </w:t>
      </w:r>
      <w:r w:rsidR="000E2CB7" w:rsidRPr="0DD22410">
        <w:t>relation to</w:t>
      </w:r>
      <w:r w:rsidRPr="0DD22410">
        <w:t xml:space="preserve"> this Agreement.  A party must not issue any legal proceedings (other than for urgent interlocutory and/or injunctive relief) in respect of any dispute in connection with this Agreement, unless it has complied with this clause </w:t>
      </w:r>
      <w:r>
        <w:fldChar w:fldCharType="begin"/>
      </w:r>
      <w:r>
        <w:instrText xml:space="preserve"> REF _Ref153304134 \w \h </w:instrText>
      </w:r>
      <w:r>
        <w:fldChar w:fldCharType="separate"/>
      </w:r>
      <w:r w:rsidR="00F63D44" w:rsidRPr="0DD22410">
        <w:t>18</w:t>
      </w:r>
      <w:r>
        <w:fldChar w:fldCharType="end"/>
      </w:r>
      <w:r w:rsidRPr="0DD22410">
        <w:t>.</w:t>
      </w:r>
    </w:p>
    <w:p w14:paraId="239DD2C4" w14:textId="59E56805" w:rsidR="009D0713" w:rsidRPr="00AE6A2C" w:rsidRDefault="00D346A9" w:rsidP="006747C7">
      <w:pPr>
        <w:pStyle w:val="List2"/>
      </w:pPr>
      <w:r w:rsidRPr="0DD22410">
        <w:t>In the event of a dispute</w:t>
      </w:r>
      <w:r w:rsidR="00C735B1" w:rsidRPr="0DD22410">
        <w:t xml:space="preserve"> as to any amount payable to the Subcontractor, the University must continue to pay any undisputed portion of any invoice</w:t>
      </w:r>
      <w:r w:rsidR="00DB2533" w:rsidRPr="0DD22410">
        <w:t>.</w:t>
      </w:r>
    </w:p>
    <w:p w14:paraId="78AB75DA" w14:textId="20A6A8E1" w:rsidR="009D0713" w:rsidRPr="00AE6A2C" w:rsidRDefault="009D0713" w:rsidP="006747C7">
      <w:pPr>
        <w:pStyle w:val="ClauseHeading"/>
      </w:pPr>
      <w:bookmarkStart w:id="59" w:name="_Ref153304136"/>
      <w:r w:rsidRPr="00AE6A2C">
        <w:t>GENERAL</w:t>
      </w:r>
      <w:bookmarkEnd w:id="59"/>
    </w:p>
    <w:p w14:paraId="64D5256D" w14:textId="284F8F0C" w:rsidR="009D0713" w:rsidRDefault="006E2AD1" w:rsidP="006747C7">
      <w:pPr>
        <w:pStyle w:val="List2"/>
      </w:pPr>
      <w:r w:rsidRPr="0DD22410">
        <w:rPr>
          <w:b/>
          <w:bCs/>
        </w:rPr>
        <w:t>Governing law and jurisdiction:</w:t>
      </w:r>
      <w:r w:rsidRPr="0DD22410">
        <w:t xml:space="preserve">  </w:t>
      </w:r>
      <w:r w:rsidR="009D0713" w:rsidRPr="0DD22410">
        <w:t xml:space="preserve">This Agreement </w:t>
      </w:r>
      <w:r w:rsidR="00B96CB1" w:rsidRPr="0DD22410">
        <w:t>is</w:t>
      </w:r>
      <w:r w:rsidR="009D0713" w:rsidRPr="0DD22410">
        <w:t xml:space="preserve"> governed by and </w:t>
      </w:r>
      <w:r w:rsidR="00FF3DA9" w:rsidRPr="0DD22410">
        <w:t xml:space="preserve">interpreted </w:t>
      </w:r>
      <w:r w:rsidR="009D0713" w:rsidRPr="0DD22410">
        <w:t>in accordance with the laws of New Zealand</w:t>
      </w:r>
      <w:r w:rsidR="00626E3E" w:rsidRPr="0DD22410">
        <w:t>.</w:t>
      </w:r>
      <w:r w:rsidR="009D0713" w:rsidRPr="0DD22410">
        <w:t xml:space="preserve"> </w:t>
      </w:r>
      <w:r w:rsidR="00626E3E" w:rsidRPr="0DD22410">
        <w:t xml:space="preserve"> T</w:t>
      </w:r>
      <w:r w:rsidR="009D0713" w:rsidRPr="0DD22410">
        <w:t>he parties submit to the non-exclusive jurisdiction of the courts of New Zealand.</w:t>
      </w:r>
    </w:p>
    <w:p w14:paraId="6C114440" w14:textId="77777777" w:rsidR="00B3468B" w:rsidRPr="00486341" w:rsidRDefault="00B3468B" w:rsidP="00B3468B">
      <w:pPr>
        <w:pStyle w:val="List2"/>
      </w:pPr>
      <w:bookmarkStart w:id="60" w:name="_Ref171447995"/>
      <w:r w:rsidRPr="0DD22410">
        <w:rPr>
          <w:b/>
          <w:bCs/>
        </w:rPr>
        <w:t>Assignment:</w:t>
      </w:r>
      <w:r w:rsidRPr="0DD22410">
        <w:t xml:space="preserve"> This Agreement must not be assigned, subcontracted or otherwise delegated by a party (in whole or in part) without the prior written consent of the other party.</w:t>
      </w:r>
      <w:bookmarkEnd w:id="60"/>
    </w:p>
    <w:p w14:paraId="7186FEDE" w14:textId="40D16286" w:rsidR="009D0713" w:rsidRPr="00AE6A2C" w:rsidRDefault="003459D7" w:rsidP="006747C7">
      <w:pPr>
        <w:pStyle w:val="List2"/>
      </w:pPr>
      <w:bookmarkStart w:id="61" w:name="_Ref153303698"/>
      <w:r w:rsidRPr="0DD22410">
        <w:rPr>
          <w:b/>
          <w:bCs/>
        </w:rPr>
        <w:t>Notices:</w:t>
      </w:r>
      <w:r w:rsidRPr="0DD22410">
        <w:t xml:space="preserve">  </w:t>
      </w:r>
      <w:r w:rsidR="009D0713" w:rsidRPr="0DD22410">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75228C" w:rsidRPr="0DD22410">
        <w:t xml:space="preserve">2 </w:t>
      </w:r>
      <w:r w:rsidR="009D0713" w:rsidRPr="0DD22410">
        <w:t xml:space="preserve">Business Days from the date of posting (or </w:t>
      </w:r>
      <w:r w:rsidR="0075228C" w:rsidRPr="0DD22410">
        <w:t xml:space="preserve">7 </w:t>
      </w:r>
      <w:r w:rsidR="009D0713" w:rsidRPr="0DD22410">
        <w:t xml:space="preserve">Business Days from the date of posting if sent to or from a place outside New Zealand).  Any notice delivered in person or by email </w:t>
      </w:r>
      <w:r w:rsidR="00605FBF" w:rsidRPr="0DD22410">
        <w:t xml:space="preserve">on a non-Business Day or </w:t>
      </w:r>
      <w:r w:rsidR="009D0713" w:rsidRPr="0DD22410">
        <w:t>after 5pm on a Business Day is deemed received on the next Business Day.</w:t>
      </w:r>
      <w:bookmarkEnd w:id="61"/>
    </w:p>
    <w:p w14:paraId="1ED694A7" w14:textId="4E3DDF5A" w:rsidR="005E0A95" w:rsidRPr="00AE6A2C" w:rsidRDefault="005E0A95" w:rsidP="005E0A95">
      <w:pPr>
        <w:pStyle w:val="List2"/>
      </w:pPr>
      <w:r w:rsidRPr="00AE6A2C">
        <w:rPr>
          <w:b/>
          <w:bCs/>
        </w:rPr>
        <w:t>Cumulative remedies:</w:t>
      </w:r>
      <w:r w:rsidRPr="00AE6A2C">
        <w:t xml:space="preserve">  The rights and remedies of each party under this Agreement </w:t>
      </w:r>
      <w:r w:rsidRPr="00AE6A2C">
        <w:t>are cumulative and are not exclusive of any other rights and remedies under this Agreement or at law.</w:t>
      </w:r>
    </w:p>
    <w:p w14:paraId="6F1260A7" w14:textId="5B5CE4B1" w:rsidR="005E0A95" w:rsidRPr="00AE6A2C" w:rsidRDefault="005E0A95" w:rsidP="0DD22410">
      <w:pPr>
        <w:pStyle w:val="List2"/>
      </w:pPr>
      <w:r w:rsidRPr="0DD22410">
        <w:rPr>
          <w:b/>
          <w:bCs/>
        </w:rPr>
        <w:t>Waiver</w:t>
      </w:r>
      <w:r w:rsidR="00DE5504" w:rsidRPr="0DD22410">
        <w:rPr>
          <w:b/>
          <w:bCs/>
        </w:rPr>
        <w:t xml:space="preserve"> and variation</w:t>
      </w:r>
      <w:r w:rsidRPr="0DD22410">
        <w:rPr>
          <w:b/>
          <w:bCs/>
        </w:rPr>
        <w:t xml:space="preserve">:  </w:t>
      </w:r>
      <w:r w:rsidRPr="0DD22410">
        <w:t>No waiver of any right under this Agreement is effective unless in writing and signed by the waiving party</w:t>
      </w:r>
      <w:r w:rsidR="00337A83" w:rsidRPr="0DD22410">
        <w:t xml:space="preserve">.  Except as expressly set out otherwise in this Agreement, no variation to this Agreement (including a material variation to the Requirements) is effective unless in writing and signed by </w:t>
      </w:r>
      <w:r w:rsidR="00C35C0E" w:rsidRPr="0DD22410">
        <w:t>each party</w:t>
      </w:r>
      <w:r w:rsidRPr="0DD22410">
        <w:t xml:space="preserve">.  </w:t>
      </w:r>
    </w:p>
    <w:p w14:paraId="5CFBEE53" w14:textId="77777777" w:rsidR="00D06B32" w:rsidRPr="00AE6A2C" w:rsidRDefault="00D06B32" w:rsidP="00D06B32">
      <w:pPr>
        <w:pStyle w:val="List2"/>
      </w:pPr>
      <w:r w:rsidRPr="0DD22410">
        <w:rPr>
          <w:b/>
          <w:bCs/>
        </w:rPr>
        <w:t>Parties’ relationship:</w:t>
      </w:r>
      <w:r w:rsidRPr="0DD22410">
        <w:t xml:space="preserve">  The parties are independent contracting </w:t>
      </w:r>
      <w:proofErr w:type="gramStart"/>
      <w:r w:rsidRPr="0DD22410">
        <w:t>parties</w:t>
      </w:r>
      <w:proofErr w:type="gramEnd"/>
      <w:r w:rsidRPr="0DD22410">
        <w:t xml:space="preserve"> and no other relationship (e.g. employment) arises between them under this Agreement.  Neither party is authorised to act as agent for or to bind the other party for any purpose and must not make any contrary representation to any person.</w:t>
      </w:r>
    </w:p>
    <w:p w14:paraId="62EC7A84" w14:textId="382011A0" w:rsidR="009D0713" w:rsidRPr="00AE6A2C" w:rsidRDefault="005E0A95" w:rsidP="002D4E6E">
      <w:pPr>
        <w:pStyle w:val="List2"/>
      </w:pPr>
      <w:r w:rsidRPr="0DD22410">
        <w:rPr>
          <w:b/>
          <w:bCs/>
        </w:rPr>
        <w:t>Severability:</w:t>
      </w:r>
      <w:r w:rsidRPr="0DD22410">
        <w:t xml:space="preserve">  If any provision of this Agreement is or becomes invalid or unenforceable, the provision is deemed to be modified to the extent required to remedy the invalidity or unenforceability.  If such modification is not possible, the provision is deemed to be severed </w:t>
      </w:r>
      <w:r w:rsidR="005E5A8C" w:rsidRPr="0DD22410">
        <w:t>and will not affect</w:t>
      </w:r>
      <w:r w:rsidRPr="0DD22410">
        <w:t xml:space="preserve"> the validity or enforceability of the </w:t>
      </w:r>
      <w:r w:rsidR="00547753" w:rsidRPr="0DD22410">
        <w:t>other</w:t>
      </w:r>
      <w:r w:rsidR="007A3BBE" w:rsidRPr="0DD22410">
        <w:t xml:space="preserve"> provisions </w:t>
      </w:r>
      <w:r w:rsidRPr="0DD22410">
        <w:t>of this Agreement.</w:t>
      </w:r>
    </w:p>
    <w:p w14:paraId="3DA86977" w14:textId="77777777" w:rsidR="00B77230" w:rsidRPr="00AE6A2C" w:rsidRDefault="00B77230" w:rsidP="0059541F">
      <w:pPr>
        <w:pStyle w:val="List2"/>
        <w:keepNext/>
      </w:pPr>
      <w:r w:rsidRPr="0DD22410">
        <w:rPr>
          <w:b/>
          <w:bCs/>
        </w:rPr>
        <w:t>Entire agreement:</w:t>
      </w:r>
      <w:r w:rsidRPr="0DD22410">
        <w:t xml:space="preserve">  To the extent permitted by law, each party acknowledges and agrees that: </w:t>
      </w:r>
    </w:p>
    <w:p w14:paraId="00E2E156" w14:textId="5F7A355A" w:rsidR="00B77230" w:rsidRPr="00AE6A2C" w:rsidRDefault="00B77230" w:rsidP="00B77230">
      <w:pPr>
        <w:pStyle w:val="List3"/>
      </w:pPr>
      <w:r w:rsidRPr="00AE6A2C">
        <w:t xml:space="preserve">this Agreement </w:t>
      </w:r>
      <w:r w:rsidR="00944743">
        <w:t>sets out</w:t>
      </w:r>
      <w:r w:rsidR="00944743" w:rsidRPr="00AE6A2C">
        <w:t xml:space="preserve"> </w:t>
      </w:r>
      <w:r w:rsidRPr="00AE6A2C">
        <w:t>the entire understanding between the parties and supersedes any prior oral or written agreement or understanding between the parties relating to its subject matter; and</w:t>
      </w:r>
    </w:p>
    <w:p w14:paraId="1AEB5153" w14:textId="77777777" w:rsidR="00B77230" w:rsidRPr="00AE6A2C" w:rsidRDefault="00B77230" w:rsidP="0DD22410">
      <w:pPr>
        <w:pStyle w:val="List3"/>
        <w:rPr>
          <w:highlight w:val="yellow"/>
        </w:rPr>
      </w:pPr>
      <w:r w:rsidRPr="0DD22410">
        <w:t xml:space="preserve">no representations made by the other party have been relied on by it in entering into this Agreement, other than those expressly set out in this Agreement </w:t>
      </w:r>
      <w:proofErr w:type="gramStart"/>
      <w:r w:rsidRPr="0DD22410">
        <w:t>[</w:t>
      </w:r>
      <w:r w:rsidRPr="0DD22410">
        <w:rPr>
          <w:highlight w:val="yellow"/>
        </w:rPr>
        <w:t>;and</w:t>
      </w:r>
      <w:proofErr w:type="gramEnd"/>
    </w:p>
    <w:p w14:paraId="35F1E789" w14:textId="607DB5C7" w:rsidR="00B77230" w:rsidRPr="00AE6A2C" w:rsidRDefault="00B77230" w:rsidP="002D4E6E">
      <w:pPr>
        <w:pStyle w:val="List3"/>
      </w:pPr>
      <w:r w:rsidRPr="0DD22410">
        <w:rPr>
          <w:highlight w:val="yellow"/>
        </w:rPr>
        <w:t xml:space="preserve">sections 9, 12A and 13 of the </w:t>
      </w:r>
      <w:proofErr w:type="gramStart"/>
      <w:r w:rsidRPr="0DD22410">
        <w:rPr>
          <w:highlight w:val="yellow"/>
        </w:rPr>
        <w:t>Fair Trading</w:t>
      </w:r>
      <w:proofErr w:type="gramEnd"/>
      <w:r w:rsidRPr="0DD22410">
        <w:rPr>
          <w:highlight w:val="yellow"/>
        </w:rPr>
        <w:t xml:space="preserve"> Act 1986 do not apply to the Services or this Agreement, and that these exclusions are fair and reasonable.</w:t>
      </w:r>
      <w:r w:rsidRPr="0DD22410">
        <w:t>]</w:t>
      </w:r>
    </w:p>
    <w:p w14:paraId="52492060" w14:textId="0437F6EE" w:rsidR="006747C7" w:rsidRPr="00AE6A2C" w:rsidRDefault="00F05780" w:rsidP="006747C7">
      <w:pPr>
        <w:pStyle w:val="List2"/>
        <w:sectPr w:rsidR="006747C7" w:rsidRPr="00AE6A2C" w:rsidSect="007314E2">
          <w:type w:val="continuous"/>
          <w:pgSz w:w="11910" w:h="16840"/>
          <w:pgMar w:top="1418" w:right="851" w:bottom="851" w:left="851" w:header="454" w:footer="284" w:gutter="0"/>
          <w:cols w:num="2" w:space="680"/>
          <w:noEndnote/>
          <w:titlePg/>
          <w:docGrid w:linePitch="326"/>
        </w:sectPr>
      </w:pPr>
      <w:r w:rsidRPr="0DD22410">
        <w:rPr>
          <w:b/>
          <w:bCs/>
        </w:rPr>
        <w:t>Counterparts:</w:t>
      </w:r>
      <w:r w:rsidRPr="0DD22410">
        <w:t xml:space="preserve">  </w:t>
      </w:r>
      <w:r w:rsidR="009D0713" w:rsidRPr="0DD22410">
        <w:t xml:space="preserve">This Agreement may be executed in </w:t>
      </w:r>
      <w:r w:rsidR="003734DB" w:rsidRPr="0DD22410">
        <w:t xml:space="preserve">2 </w:t>
      </w:r>
      <w:r w:rsidR="009D0713" w:rsidRPr="0DD22410">
        <w:t xml:space="preserve">or more counterparts, each of which is deemed an original and all of which constitute the same Agreement.  A party may enter this Agreement by signing (including electronically) and sending (including by email) a counterpart copy to the other party. </w:t>
      </w:r>
    </w:p>
    <w:p w14:paraId="5A6BED46" w14:textId="77777777" w:rsidR="006747C7" w:rsidRPr="00AE6A2C" w:rsidRDefault="006747C7" w:rsidP="006747C7">
      <w:pPr>
        <w:pStyle w:val="List2"/>
        <w:sectPr w:rsidR="006747C7" w:rsidRPr="00AE6A2C" w:rsidSect="007314E2">
          <w:type w:val="continuous"/>
          <w:pgSz w:w="11910" w:h="16840"/>
          <w:pgMar w:top="1418" w:right="1021" w:bottom="851" w:left="1021" w:header="454" w:footer="284" w:gutter="0"/>
          <w:cols w:num="2" w:space="720"/>
          <w:noEndnote/>
          <w:titlePg/>
          <w:docGrid w:linePitch="326"/>
        </w:sectPr>
      </w:pPr>
    </w:p>
    <w:p w14:paraId="0B233AB6" w14:textId="2E2BC212" w:rsidR="0078698D" w:rsidRPr="00AE6A2C" w:rsidRDefault="00006A12" w:rsidP="0039064D">
      <w:pPr>
        <w:pStyle w:val="Heading1"/>
        <w:jc w:val="center"/>
      </w:pPr>
      <w:r w:rsidRPr="00AE6A2C">
        <w:rPr>
          <w:caps w:val="0"/>
        </w:rPr>
        <w:lastRenderedPageBreak/>
        <w:t>APPENDIX</w:t>
      </w:r>
    </w:p>
    <w:p w14:paraId="5C0B6092" w14:textId="119F1B88" w:rsidR="00891844" w:rsidRPr="00AE6A2C" w:rsidRDefault="0078698D" w:rsidP="00891844">
      <w:pPr>
        <w:pStyle w:val="NormalBold"/>
        <w:jc w:val="center"/>
      </w:pPr>
      <w:r w:rsidRPr="00AE6A2C">
        <w:t xml:space="preserve">Key </w:t>
      </w:r>
      <w:r w:rsidR="00BB44FB">
        <w:t>Personnel</w:t>
      </w:r>
      <w:r w:rsidR="00BB44FB" w:rsidRPr="00AE6A2C">
        <w:t xml:space="preserve"> </w:t>
      </w:r>
      <w:r w:rsidRPr="00AE6A2C">
        <w:t>Deed of Undertaking in favour of the University of Auckland</w:t>
      </w:r>
    </w:p>
    <w:p w14:paraId="325412DA" w14:textId="6A9B4C4E" w:rsidR="009D0713" w:rsidRPr="00AE6A2C" w:rsidRDefault="009D0713" w:rsidP="0DD22410">
      <w:pPr>
        <w:ind w:left="851" w:hanging="851"/>
        <w:rPr>
          <w:sz w:val="18"/>
          <w:szCs w:val="18"/>
        </w:rPr>
      </w:pPr>
      <w:r w:rsidRPr="0DD22410">
        <w:rPr>
          <w:rStyle w:val="NormalBoldChar"/>
          <w:sz w:val="18"/>
          <w:szCs w:val="18"/>
        </w:rPr>
        <w:t>Name:</w:t>
      </w:r>
      <w:r>
        <w:tab/>
      </w:r>
      <w:r w:rsidRPr="0DD22410">
        <w:rPr>
          <w:sz w:val="18"/>
          <w:szCs w:val="18"/>
        </w:rPr>
        <w:t>[</w:t>
      </w:r>
      <w:r w:rsidRPr="0DD22410">
        <w:rPr>
          <w:sz w:val="18"/>
          <w:szCs w:val="18"/>
          <w:highlight w:val="yellow"/>
        </w:rPr>
        <w:t xml:space="preserve">Insert name of Key </w:t>
      </w:r>
      <w:r w:rsidR="00BB44FB" w:rsidRPr="0DD22410">
        <w:rPr>
          <w:sz w:val="18"/>
          <w:szCs w:val="18"/>
          <w:highlight w:val="yellow"/>
        </w:rPr>
        <w:t>Personnel</w:t>
      </w:r>
      <w:r w:rsidRPr="0DD22410">
        <w:rPr>
          <w:sz w:val="18"/>
          <w:szCs w:val="18"/>
          <w:highlight w:val="yellow"/>
        </w:rPr>
        <w:t>, where Subcontractor company is sole owner/operator</w:t>
      </w:r>
      <w:r w:rsidRPr="0DD22410">
        <w:rPr>
          <w:sz w:val="18"/>
          <w:szCs w:val="18"/>
        </w:rPr>
        <w:t>] (</w:t>
      </w:r>
      <w:r w:rsidRPr="0DD22410">
        <w:rPr>
          <w:b/>
          <w:bCs/>
          <w:sz w:val="18"/>
          <w:szCs w:val="18"/>
        </w:rPr>
        <w:t xml:space="preserve">Key </w:t>
      </w:r>
      <w:r w:rsidR="00DF7D66" w:rsidRPr="0DD22410">
        <w:rPr>
          <w:b/>
          <w:bCs/>
          <w:sz w:val="18"/>
          <w:szCs w:val="18"/>
        </w:rPr>
        <w:t>Personnel</w:t>
      </w:r>
      <w:r w:rsidRPr="0DD22410">
        <w:rPr>
          <w:sz w:val="18"/>
          <w:szCs w:val="18"/>
        </w:rPr>
        <w:t>)</w:t>
      </w:r>
    </w:p>
    <w:p w14:paraId="4006396A" w14:textId="1A3DBC84" w:rsidR="009D0713" w:rsidRPr="00AE6A2C" w:rsidRDefault="009D0713" w:rsidP="000D626D">
      <w:pPr>
        <w:pStyle w:val="ListParagraph"/>
        <w:numPr>
          <w:ilvl w:val="0"/>
          <w:numId w:val="3"/>
        </w:numPr>
        <w:spacing w:after="160" w:line="200" w:lineRule="atLeast"/>
        <w:contextualSpacing w:val="0"/>
        <w:rPr>
          <w:sz w:val="18"/>
          <w:szCs w:val="18"/>
        </w:rPr>
      </w:pPr>
      <w:r w:rsidRPr="00AE6A2C">
        <w:rPr>
          <w:sz w:val="18"/>
          <w:szCs w:val="18"/>
        </w:rPr>
        <w:t xml:space="preserve">The Key </w:t>
      </w:r>
      <w:r w:rsidR="007D7587" w:rsidRPr="00A47D40">
        <w:rPr>
          <w:sz w:val="18"/>
          <w:szCs w:val="20"/>
        </w:rPr>
        <w:t xml:space="preserve">Personnel </w:t>
      </w:r>
      <w:r w:rsidRPr="00AE6A2C">
        <w:rPr>
          <w:sz w:val="18"/>
          <w:szCs w:val="18"/>
        </w:rPr>
        <w:t xml:space="preserve">acknowledges that </w:t>
      </w:r>
      <w:r w:rsidR="0004586E">
        <w:rPr>
          <w:sz w:val="18"/>
          <w:szCs w:val="18"/>
        </w:rPr>
        <w:t>they have</w:t>
      </w:r>
      <w:r w:rsidRPr="00AE6A2C">
        <w:rPr>
          <w:sz w:val="18"/>
          <w:szCs w:val="18"/>
        </w:rPr>
        <w:t xml:space="preserve"> read and understood the terms of the Subcontractor Agreement between the Subcontractor and the University dated on or about the date of this Deed (</w:t>
      </w:r>
      <w:r w:rsidRPr="00AE6A2C">
        <w:rPr>
          <w:b/>
          <w:bCs/>
          <w:sz w:val="18"/>
          <w:szCs w:val="18"/>
        </w:rPr>
        <w:t>Agreement</w:t>
      </w:r>
      <w:r w:rsidRPr="00AE6A2C">
        <w:rPr>
          <w:sz w:val="18"/>
          <w:szCs w:val="18"/>
        </w:rPr>
        <w:t>).</w:t>
      </w:r>
    </w:p>
    <w:p w14:paraId="49D57A1D" w14:textId="51FF1EEF" w:rsidR="009D0713" w:rsidRPr="00AE6A2C" w:rsidRDefault="009D0713" w:rsidP="000D626D">
      <w:pPr>
        <w:pStyle w:val="ListParagraph"/>
        <w:numPr>
          <w:ilvl w:val="0"/>
          <w:numId w:val="3"/>
        </w:numPr>
        <w:spacing w:after="160" w:line="200" w:lineRule="atLeast"/>
        <w:contextualSpacing w:val="0"/>
        <w:rPr>
          <w:sz w:val="18"/>
          <w:szCs w:val="18"/>
        </w:rPr>
      </w:pPr>
      <w:r w:rsidRPr="00AE6A2C">
        <w:rPr>
          <w:sz w:val="18"/>
          <w:szCs w:val="18"/>
        </w:rPr>
        <w:t>Capitalised terms in this Deed have the meaning given to them in the Agreement.</w:t>
      </w:r>
    </w:p>
    <w:p w14:paraId="1DBA85E0" w14:textId="43C5F8FE" w:rsidR="009D0713" w:rsidRPr="00AE6A2C" w:rsidRDefault="009D0713" w:rsidP="000D626D">
      <w:pPr>
        <w:pStyle w:val="ListParagraph"/>
        <w:numPr>
          <w:ilvl w:val="0"/>
          <w:numId w:val="3"/>
        </w:numPr>
        <w:spacing w:after="160" w:line="200" w:lineRule="atLeast"/>
        <w:contextualSpacing w:val="0"/>
        <w:rPr>
          <w:sz w:val="18"/>
          <w:szCs w:val="18"/>
        </w:rPr>
      </w:pPr>
      <w:r w:rsidRPr="00AE6A2C">
        <w:rPr>
          <w:sz w:val="18"/>
          <w:szCs w:val="18"/>
        </w:rPr>
        <w:t xml:space="preserve">The Key </w:t>
      </w:r>
      <w:r w:rsidR="00784886" w:rsidRPr="00A47D40">
        <w:rPr>
          <w:sz w:val="18"/>
          <w:szCs w:val="20"/>
        </w:rPr>
        <w:t>Personnel</w:t>
      </w:r>
      <w:r w:rsidRPr="00AE6A2C">
        <w:rPr>
          <w:sz w:val="18"/>
          <w:szCs w:val="18"/>
        </w:rPr>
        <w:t xml:space="preserve">: </w:t>
      </w:r>
    </w:p>
    <w:p w14:paraId="17AEA5F7" w14:textId="51F88D1F" w:rsidR="009D0713" w:rsidRPr="00AE6A2C" w:rsidRDefault="009D0713" w:rsidP="0DD22410">
      <w:pPr>
        <w:pStyle w:val="List3"/>
        <w:spacing w:after="160" w:line="200" w:lineRule="atLeast"/>
      </w:pPr>
      <w:r w:rsidRPr="0DD22410">
        <w:t xml:space="preserve">undertakes to keep secure and confidential the Confidential Information of the University in accordance with the terms of confidentiality set out in the </w:t>
      </w:r>
      <w:proofErr w:type="gramStart"/>
      <w:r w:rsidRPr="0DD22410">
        <w:t>Agreement;</w:t>
      </w:r>
      <w:proofErr w:type="gramEnd"/>
    </w:p>
    <w:p w14:paraId="2221A210" w14:textId="44FCD9E5" w:rsidR="009D0713" w:rsidRPr="00AE6A2C" w:rsidRDefault="009D0713" w:rsidP="0DD22410">
      <w:pPr>
        <w:pStyle w:val="List3"/>
        <w:spacing w:after="160" w:line="200" w:lineRule="atLeast"/>
      </w:pPr>
      <w:r w:rsidRPr="0DD22410">
        <w:t xml:space="preserve">agrees that all rights, title and interest (including Intellectual Property Rights) in any New IP (including </w:t>
      </w:r>
      <w:r w:rsidR="000366EB" w:rsidRPr="0DD22410">
        <w:t>i</w:t>
      </w:r>
      <w:r w:rsidRPr="0DD22410">
        <w:t xml:space="preserve">nventions) generated by the Key </w:t>
      </w:r>
      <w:r w:rsidR="000366EB" w:rsidRPr="0DD22410">
        <w:t>Personnel</w:t>
      </w:r>
      <w:r w:rsidRPr="0DD22410">
        <w:t xml:space="preserve">, automatically vest in the University from the date of </w:t>
      </w:r>
      <w:proofErr w:type="gramStart"/>
      <w:r w:rsidRPr="0DD22410">
        <w:t>creation;</w:t>
      </w:r>
      <w:proofErr w:type="gramEnd"/>
    </w:p>
    <w:p w14:paraId="7F531587" w14:textId="05479B09" w:rsidR="009D0713" w:rsidRPr="00AE6A2C" w:rsidRDefault="009D0713" w:rsidP="0DD22410">
      <w:pPr>
        <w:pStyle w:val="List3"/>
        <w:spacing w:after="160" w:line="200" w:lineRule="atLeast"/>
      </w:pPr>
      <w:r w:rsidRPr="0DD22410">
        <w:t xml:space="preserve">if ownership of any New IP does not automatically vest in the University in accordance with the intention of clause 3(b) of this Deed, assigns </w:t>
      </w:r>
      <w:proofErr w:type="gramStart"/>
      <w:r w:rsidRPr="0DD22410">
        <w:t>all of</w:t>
      </w:r>
      <w:proofErr w:type="gramEnd"/>
      <w:r w:rsidRPr="0DD22410">
        <w:t xml:space="preserve"> </w:t>
      </w:r>
      <w:r w:rsidR="00FE1528" w:rsidRPr="0DD22410">
        <w:t>their</w:t>
      </w:r>
      <w:r w:rsidRPr="0DD22410">
        <w:t xml:space="preserve"> rights (including Intellectual Property Rights) in that New IP to the University as necessary to give effect to that </w:t>
      </w:r>
      <w:proofErr w:type="gramStart"/>
      <w:r w:rsidRPr="0DD22410">
        <w:t>intention;</w:t>
      </w:r>
      <w:proofErr w:type="gramEnd"/>
    </w:p>
    <w:p w14:paraId="316DD474" w14:textId="5D0C61C9" w:rsidR="009D0713" w:rsidRPr="00AE6A2C" w:rsidRDefault="009D0713" w:rsidP="000D626D">
      <w:pPr>
        <w:pStyle w:val="List3"/>
        <w:numPr>
          <w:ilvl w:val="1"/>
          <w:numId w:val="3"/>
        </w:numPr>
        <w:spacing w:after="160" w:line="200" w:lineRule="atLeast"/>
      </w:pPr>
      <w:r w:rsidRPr="00AE6A2C">
        <w:t xml:space="preserve">waives all moral rights </w:t>
      </w:r>
      <w:r w:rsidR="00CB1894">
        <w:t xml:space="preserve">they </w:t>
      </w:r>
      <w:r w:rsidRPr="00AE6A2C">
        <w:t xml:space="preserve">may have in any New </w:t>
      </w:r>
      <w:proofErr w:type="gramStart"/>
      <w:r w:rsidRPr="00AE6A2C">
        <w:t>IP;</w:t>
      </w:r>
      <w:proofErr w:type="gramEnd"/>
    </w:p>
    <w:p w14:paraId="5D7C3C15" w14:textId="69685B5C" w:rsidR="009D0713" w:rsidRPr="00AE6A2C" w:rsidRDefault="009D0713" w:rsidP="0DD22410">
      <w:pPr>
        <w:pStyle w:val="List3"/>
        <w:spacing w:after="160" w:line="200" w:lineRule="atLeast"/>
      </w:pPr>
      <w:r w:rsidRPr="0DD22410">
        <w:t xml:space="preserve">grants the University a non-exclusive, perpetual, irrevocable, royalty-free, transferable and sublicensable worldwide licence to use Subcontractor IP for the purposes of the </w:t>
      </w:r>
      <w:r w:rsidR="0026577E" w:rsidRPr="0DD22410">
        <w:t xml:space="preserve">Research </w:t>
      </w:r>
      <w:r w:rsidRPr="0DD22410">
        <w:t>Project and/or as reasonably required to enable the use of New IP for any purpose (including commercialisation); and</w:t>
      </w:r>
    </w:p>
    <w:p w14:paraId="0219D896" w14:textId="36F87DF8" w:rsidR="009D0713" w:rsidRPr="00AE6A2C" w:rsidRDefault="009D0713" w:rsidP="0DD22410">
      <w:pPr>
        <w:pStyle w:val="List3"/>
        <w:spacing w:after="160" w:line="200" w:lineRule="atLeast"/>
      </w:pPr>
      <w:r w:rsidRPr="0DD22410">
        <w:t>will do any further acts including execute any document, reasonably required to give effect to clauses 3(a) to 3(e) of this Deed or to enable the University (or its assignee) to file, prosecute or maintain any registrable Intellectual Property Right in the New IP.</w:t>
      </w:r>
    </w:p>
    <w:p w14:paraId="14453333" w14:textId="77777777" w:rsidR="00F23CFF" w:rsidRPr="00AE6A2C" w:rsidRDefault="00F23CFF" w:rsidP="00B94F10">
      <w:pPr>
        <w:pStyle w:val="Heading1"/>
      </w:pPr>
      <w:r w:rsidRPr="00AE6A2C">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F23CFF" w:rsidRPr="00AE6A2C" w14:paraId="474ED577" w14:textId="77777777" w:rsidTr="00D47338">
        <w:tc>
          <w:tcPr>
            <w:tcW w:w="3742" w:type="dxa"/>
            <w:tcBorders>
              <w:bottom w:val="single" w:sz="4" w:space="0" w:color="4D4D4D"/>
            </w:tcBorders>
          </w:tcPr>
          <w:p w14:paraId="3DC9F901" w14:textId="1C7C542A" w:rsidR="00F23CFF" w:rsidRPr="00AE6A2C" w:rsidRDefault="00F23CFF" w:rsidP="00260051">
            <w:pPr>
              <w:keepNext/>
              <w:keepLines/>
              <w:tabs>
                <w:tab w:val="left" w:pos="3685"/>
                <w:tab w:val="left" w:pos="4961"/>
              </w:tabs>
              <w:outlineLvl w:val="0"/>
              <w:rPr>
                <w:rFonts w:cs="Arial"/>
                <w:color w:val="auto"/>
                <w:sz w:val="18"/>
                <w:szCs w:val="18"/>
              </w:rPr>
            </w:pPr>
            <w:r w:rsidRPr="00AE6A2C">
              <w:rPr>
                <w:b/>
                <w:bCs/>
                <w:sz w:val="18"/>
                <w:szCs w:val="18"/>
              </w:rPr>
              <w:t>SIGNED AND DELIVER</w:t>
            </w:r>
            <w:r w:rsidR="001A2D56" w:rsidRPr="00AE6A2C">
              <w:rPr>
                <w:b/>
                <w:bCs/>
                <w:sz w:val="18"/>
                <w:szCs w:val="18"/>
              </w:rPr>
              <w:t>ED AS A DEED</w:t>
            </w:r>
            <w:r w:rsidR="001A2D56" w:rsidRPr="00AE6A2C">
              <w:rPr>
                <w:sz w:val="18"/>
                <w:szCs w:val="18"/>
              </w:rPr>
              <w:t xml:space="preserve"> by </w:t>
            </w:r>
            <w:r w:rsidR="001A2D56" w:rsidRPr="00AE6A2C">
              <w:rPr>
                <w:b/>
                <w:bCs/>
                <w:sz w:val="18"/>
                <w:szCs w:val="18"/>
              </w:rPr>
              <w:t>[</w:t>
            </w:r>
            <w:r w:rsidR="001A2D56" w:rsidRPr="00AE6A2C">
              <w:rPr>
                <w:b/>
                <w:bCs/>
                <w:sz w:val="18"/>
                <w:szCs w:val="18"/>
                <w:highlight w:val="yellow"/>
              </w:rPr>
              <w:t xml:space="preserve">INSERT FULL NAME OF KEY </w:t>
            </w:r>
            <w:r w:rsidR="00091A42" w:rsidRPr="00A47D40">
              <w:rPr>
                <w:b/>
                <w:bCs/>
                <w:sz w:val="18"/>
                <w:szCs w:val="18"/>
                <w:highlight w:val="yellow"/>
              </w:rPr>
              <w:t>PERSONNEL</w:t>
            </w:r>
            <w:r w:rsidR="001A2D56" w:rsidRPr="00AE6A2C">
              <w:rPr>
                <w:b/>
                <w:bCs/>
                <w:sz w:val="18"/>
                <w:szCs w:val="18"/>
              </w:rPr>
              <w:t>]</w:t>
            </w:r>
            <w:r w:rsidR="001A2D56" w:rsidRPr="00AE6A2C">
              <w:rPr>
                <w:sz w:val="18"/>
                <w:szCs w:val="18"/>
              </w:rPr>
              <w:t xml:space="preserve"> in the presence of</w:t>
            </w:r>
            <w:r w:rsidRPr="00AE6A2C">
              <w:rPr>
                <w:rFonts w:cs="Arial"/>
                <w:color w:val="auto"/>
                <w:sz w:val="18"/>
                <w:szCs w:val="18"/>
              </w:rPr>
              <w:t xml:space="preserve">: </w:t>
            </w:r>
          </w:p>
          <w:p w14:paraId="08626E2A" w14:textId="77777777" w:rsidR="00F23CFF" w:rsidRPr="00AE6A2C" w:rsidRDefault="00F23CFF" w:rsidP="00260051">
            <w:pPr>
              <w:keepNext/>
              <w:keepLines/>
              <w:tabs>
                <w:tab w:val="left" w:pos="3685"/>
                <w:tab w:val="left" w:pos="4961"/>
              </w:tabs>
              <w:spacing w:before="480" w:after="80" w:line="240" w:lineRule="auto"/>
              <w:outlineLvl w:val="0"/>
              <w:rPr>
                <w:rFonts w:cs="Arial"/>
                <w:color w:val="auto"/>
              </w:rPr>
            </w:pPr>
          </w:p>
        </w:tc>
        <w:tc>
          <w:tcPr>
            <w:tcW w:w="2154" w:type="dxa"/>
          </w:tcPr>
          <w:p w14:paraId="4328E9B8" w14:textId="77777777" w:rsidR="00F23CFF" w:rsidRPr="00AE6A2C" w:rsidRDefault="00F23CFF" w:rsidP="00260051">
            <w:pPr>
              <w:pStyle w:val="Paragraph"/>
              <w:keepNext/>
              <w:keepLines/>
              <w:spacing w:after="200"/>
              <w:rPr>
                <w:rFonts w:ascii="Verdana" w:hAnsi="Verdana" w:cs="Arial"/>
                <w:color w:val="auto"/>
              </w:rPr>
            </w:pPr>
          </w:p>
        </w:tc>
        <w:tc>
          <w:tcPr>
            <w:tcW w:w="3742" w:type="dxa"/>
            <w:tcBorders>
              <w:bottom w:val="single" w:sz="4" w:space="0" w:color="4D4D4D"/>
            </w:tcBorders>
          </w:tcPr>
          <w:p w14:paraId="3F80B28E" w14:textId="77777777" w:rsidR="00F23CFF" w:rsidRPr="00AE6A2C" w:rsidRDefault="00F23CFF" w:rsidP="00260051">
            <w:pPr>
              <w:keepNext/>
              <w:keepLines/>
              <w:tabs>
                <w:tab w:val="left" w:pos="3685"/>
                <w:tab w:val="left" w:pos="4961"/>
              </w:tabs>
              <w:spacing w:after="80" w:line="240" w:lineRule="auto"/>
              <w:outlineLvl w:val="0"/>
              <w:rPr>
                <w:rFonts w:cs="Arial"/>
                <w:color w:val="auto"/>
                <w:sz w:val="18"/>
                <w:szCs w:val="18"/>
              </w:rPr>
            </w:pPr>
          </w:p>
        </w:tc>
      </w:tr>
      <w:tr w:rsidR="00F23CFF" w:rsidRPr="00AE6A2C" w14:paraId="204B0A97" w14:textId="77777777" w:rsidTr="00D47338">
        <w:tc>
          <w:tcPr>
            <w:tcW w:w="3742" w:type="dxa"/>
            <w:tcBorders>
              <w:top w:val="single" w:sz="4" w:space="0" w:color="4D4D4D"/>
              <w:bottom w:val="single" w:sz="4" w:space="0" w:color="4D4D4D"/>
            </w:tcBorders>
          </w:tcPr>
          <w:p w14:paraId="366014F1" w14:textId="1C2ED2C0" w:rsidR="00F23CFF" w:rsidRPr="00AE6A2C" w:rsidRDefault="00F23CFF" w:rsidP="00913B49">
            <w:pPr>
              <w:keepNext/>
              <w:keepLines/>
              <w:tabs>
                <w:tab w:val="left" w:pos="3685"/>
                <w:tab w:val="left" w:pos="4961"/>
              </w:tabs>
              <w:spacing w:before="0" w:line="80" w:lineRule="atLeast"/>
              <w:rPr>
                <w:rFonts w:cs="Arial"/>
                <w:color w:val="auto"/>
                <w:sz w:val="16"/>
                <w:szCs w:val="16"/>
              </w:rPr>
            </w:pPr>
            <w:r w:rsidRPr="00AE6A2C">
              <w:rPr>
                <w:rFonts w:cs="Arial"/>
                <w:color w:val="auto"/>
                <w:sz w:val="16"/>
                <w:szCs w:val="16"/>
              </w:rPr>
              <w:t xml:space="preserve">Signature of </w:t>
            </w:r>
            <w:r w:rsidR="0041306F" w:rsidRPr="00AE6A2C">
              <w:rPr>
                <w:rFonts w:cs="Arial"/>
                <w:color w:val="auto"/>
                <w:sz w:val="16"/>
                <w:szCs w:val="16"/>
              </w:rPr>
              <w:t>Witness</w:t>
            </w:r>
          </w:p>
          <w:p w14:paraId="1F102BCF" w14:textId="77777777" w:rsidR="00F23CFF" w:rsidRPr="00AE6A2C" w:rsidRDefault="00F23CFF" w:rsidP="00913B49">
            <w:pPr>
              <w:keepNext/>
              <w:keepLines/>
              <w:tabs>
                <w:tab w:val="left" w:pos="3685"/>
                <w:tab w:val="left" w:pos="4961"/>
              </w:tabs>
              <w:spacing w:before="0" w:after="80" w:line="240" w:lineRule="auto"/>
              <w:outlineLvl w:val="0"/>
              <w:rPr>
                <w:rFonts w:cs="Arial"/>
                <w:b/>
                <w:color w:val="auto"/>
              </w:rPr>
            </w:pPr>
          </w:p>
        </w:tc>
        <w:tc>
          <w:tcPr>
            <w:tcW w:w="2154" w:type="dxa"/>
          </w:tcPr>
          <w:p w14:paraId="4A6D57E6" w14:textId="77777777" w:rsidR="00F23CFF" w:rsidRPr="00AE6A2C" w:rsidRDefault="00F23CFF" w:rsidP="00913B49">
            <w:pPr>
              <w:pStyle w:val="Paragraph"/>
              <w:keepNext/>
              <w:keepLines/>
              <w:spacing w:before="0" w:after="200"/>
              <w:rPr>
                <w:rFonts w:ascii="Verdana" w:hAnsi="Verdana" w:cs="Arial"/>
                <w:color w:val="auto"/>
              </w:rPr>
            </w:pPr>
          </w:p>
        </w:tc>
        <w:tc>
          <w:tcPr>
            <w:tcW w:w="3742" w:type="dxa"/>
            <w:tcBorders>
              <w:top w:val="single" w:sz="4" w:space="0" w:color="4D4D4D"/>
              <w:bottom w:val="single" w:sz="4" w:space="0" w:color="auto"/>
            </w:tcBorders>
          </w:tcPr>
          <w:p w14:paraId="5FD1F921" w14:textId="1B8F7C7C" w:rsidR="00F23CFF" w:rsidRPr="00AE6A2C" w:rsidRDefault="00F23CFF" w:rsidP="00913B49">
            <w:pPr>
              <w:keepNext/>
              <w:keepLines/>
              <w:tabs>
                <w:tab w:val="left" w:pos="3685"/>
                <w:tab w:val="left" w:pos="4961"/>
              </w:tabs>
              <w:spacing w:before="0" w:line="80" w:lineRule="atLeast"/>
              <w:rPr>
                <w:rFonts w:cs="Arial"/>
                <w:color w:val="auto"/>
                <w:sz w:val="16"/>
                <w:szCs w:val="16"/>
              </w:rPr>
            </w:pPr>
            <w:r w:rsidRPr="00AE6A2C">
              <w:rPr>
                <w:rFonts w:cs="Arial"/>
                <w:color w:val="auto"/>
                <w:sz w:val="16"/>
                <w:szCs w:val="16"/>
              </w:rPr>
              <w:t xml:space="preserve">Signature of </w:t>
            </w:r>
            <w:r w:rsidR="005F1F0B" w:rsidRPr="00AE6A2C">
              <w:rPr>
                <w:rFonts w:cs="Arial"/>
                <w:color w:val="auto"/>
                <w:sz w:val="16"/>
                <w:szCs w:val="16"/>
              </w:rPr>
              <w:t xml:space="preserve">Key </w:t>
            </w:r>
            <w:r w:rsidR="00400A60">
              <w:rPr>
                <w:rFonts w:cs="Arial"/>
                <w:color w:val="auto"/>
                <w:sz w:val="16"/>
                <w:szCs w:val="16"/>
              </w:rPr>
              <w:t>Personnel</w:t>
            </w:r>
          </w:p>
          <w:p w14:paraId="154F5A61" w14:textId="77777777" w:rsidR="00F23CFF" w:rsidRPr="00AE6A2C" w:rsidRDefault="00F23CFF" w:rsidP="00913B49">
            <w:pPr>
              <w:keepNext/>
              <w:keepLines/>
              <w:tabs>
                <w:tab w:val="left" w:pos="3685"/>
                <w:tab w:val="left" w:pos="4961"/>
              </w:tabs>
              <w:spacing w:before="0" w:after="80" w:line="240" w:lineRule="auto"/>
              <w:outlineLvl w:val="0"/>
              <w:rPr>
                <w:rFonts w:cs="Arial"/>
                <w:b/>
                <w:color w:val="auto"/>
              </w:rPr>
            </w:pPr>
          </w:p>
        </w:tc>
      </w:tr>
      <w:tr w:rsidR="00F23CFF" w:rsidRPr="00AE6A2C" w14:paraId="59E5FBAB" w14:textId="77777777" w:rsidTr="00D47338">
        <w:tc>
          <w:tcPr>
            <w:tcW w:w="3742" w:type="dxa"/>
            <w:tcBorders>
              <w:top w:val="single" w:sz="4" w:space="0" w:color="4D4D4D"/>
              <w:bottom w:val="single" w:sz="4" w:space="0" w:color="4D4D4D"/>
            </w:tcBorders>
          </w:tcPr>
          <w:p w14:paraId="79E2040A" w14:textId="56D55DD0" w:rsidR="00F23CFF" w:rsidRPr="00AE6A2C" w:rsidRDefault="00F23CFF" w:rsidP="00913B49">
            <w:pPr>
              <w:keepNext/>
              <w:keepLines/>
              <w:tabs>
                <w:tab w:val="left" w:pos="3685"/>
                <w:tab w:val="left" w:pos="4961"/>
              </w:tabs>
              <w:spacing w:before="0" w:line="80" w:lineRule="atLeast"/>
              <w:rPr>
                <w:rFonts w:cs="Arial"/>
                <w:color w:val="auto"/>
                <w:sz w:val="16"/>
                <w:szCs w:val="16"/>
              </w:rPr>
            </w:pPr>
            <w:r w:rsidRPr="00AE6A2C">
              <w:rPr>
                <w:rFonts w:cs="Arial"/>
                <w:color w:val="auto"/>
                <w:sz w:val="16"/>
                <w:szCs w:val="16"/>
              </w:rPr>
              <w:t xml:space="preserve">Name of </w:t>
            </w:r>
            <w:r w:rsidR="0041306F" w:rsidRPr="00AE6A2C">
              <w:rPr>
                <w:rFonts w:cs="Arial"/>
                <w:color w:val="auto"/>
                <w:sz w:val="16"/>
                <w:szCs w:val="16"/>
              </w:rPr>
              <w:t>Witness</w:t>
            </w:r>
          </w:p>
          <w:p w14:paraId="6EC1F4E2" w14:textId="77777777" w:rsidR="00F23CFF" w:rsidRPr="00AE6A2C" w:rsidRDefault="00F23CFF" w:rsidP="00913B49">
            <w:pPr>
              <w:keepNext/>
              <w:keepLines/>
              <w:tabs>
                <w:tab w:val="left" w:pos="3685"/>
                <w:tab w:val="left" w:pos="4961"/>
              </w:tabs>
              <w:spacing w:before="0" w:after="80" w:line="240" w:lineRule="auto"/>
              <w:outlineLvl w:val="0"/>
              <w:rPr>
                <w:rFonts w:cs="Arial"/>
                <w:b/>
                <w:color w:val="auto"/>
                <w:sz w:val="18"/>
                <w:szCs w:val="18"/>
              </w:rPr>
            </w:pPr>
          </w:p>
        </w:tc>
        <w:tc>
          <w:tcPr>
            <w:tcW w:w="2154" w:type="dxa"/>
          </w:tcPr>
          <w:p w14:paraId="21DC68AE" w14:textId="77777777" w:rsidR="00F23CFF" w:rsidRPr="00AE6A2C" w:rsidRDefault="00F23CFF" w:rsidP="00913B49">
            <w:pPr>
              <w:pStyle w:val="Paragraph"/>
              <w:keepNext/>
              <w:keepLines/>
              <w:spacing w:before="0" w:after="200"/>
              <w:rPr>
                <w:rFonts w:ascii="Verdana" w:hAnsi="Verdana" w:cs="Arial"/>
                <w:color w:val="auto"/>
              </w:rPr>
            </w:pPr>
          </w:p>
        </w:tc>
        <w:tc>
          <w:tcPr>
            <w:tcW w:w="3742" w:type="dxa"/>
            <w:tcBorders>
              <w:top w:val="single" w:sz="4" w:space="0" w:color="auto"/>
            </w:tcBorders>
          </w:tcPr>
          <w:p w14:paraId="244DDB62" w14:textId="01F0902B" w:rsidR="00F23CFF" w:rsidRPr="00AE6A2C" w:rsidRDefault="005807E2" w:rsidP="00913B49">
            <w:pPr>
              <w:keepNext/>
              <w:keepLines/>
              <w:tabs>
                <w:tab w:val="left" w:pos="3685"/>
                <w:tab w:val="left" w:pos="4961"/>
              </w:tabs>
              <w:spacing w:before="0" w:after="80" w:line="240" w:lineRule="auto"/>
              <w:outlineLvl w:val="0"/>
              <w:rPr>
                <w:rFonts w:cs="Arial"/>
                <w:b/>
                <w:color w:val="auto"/>
                <w:sz w:val="16"/>
                <w:szCs w:val="16"/>
              </w:rPr>
            </w:pPr>
            <w:r w:rsidRPr="00AE6A2C">
              <w:rPr>
                <w:rFonts w:cs="Arial"/>
                <w:bCs/>
                <w:color w:val="auto"/>
                <w:sz w:val="16"/>
                <w:szCs w:val="16"/>
              </w:rPr>
              <w:t>Da</w:t>
            </w:r>
            <w:r w:rsidRPr="00AE6A2C">
              <w:rPr>
                <w:rFonts w:cs="Arial"/>
                <w:color w:val="auto"/>
                <w:sz w:val="16"/>
                <w:szCs w:val="16"/>
              </w:rPr>
              <w:t>te</w:t>
            </w:r>
            <w:r w:rsidR="00091A42">
              <w:rPr>
                <w:rFonts w:cs="Arial"/>
                <w:color w:val="auto"/>
                <w:sz w:val="16"/>
                <w:szCs w:val="16"/>
              </w:rPr>
              <w:t xml:space="preserve"> (use format DD/MM/YYYY)</w:t>
            </w:r>
          </w:p>
        </w:tc>
      </w:tr>
      <w:tr w:rsidR="00F23CFF" w:rsidRPr="00AE6A2C" w14:paraId="06BBFFF9" w14:textId="77777777" w:rsidTr="00D47338">
        <w:tc>
          <w:tcPr>
            <w:tcW w:w="3742" w:type="dxa"/>
            <w:tcBorders>
              <w:top w:val="single" w:sz="4" w:space="0" w:color="4D4D4D"/>
              <w:bottom w:val="single" w:sz="4" w:space="0" w:color="4D4D4D"/>
            </w:tcBorders>
          </w:tcPr>
          <w:p w14:paraId="66F4AA62" w14:textId="4D795BAB" w:rsidR="00F23CFF" w:rsidRPr="00AE6A2C" w:rsidRDefault="0041306F" w:rsidP="00913B49">
            <w:pPr>
              <w:keepNext/>
              <w:keepLines/>
              <w:tabs>
                <w:tab w:val="left" w:pos="3685"/>
                <w:tab w:val="left" w:pos="4961"/>
              </w:tabs>
              <w:spacing w:before="0" w:line="80" w:lineRule="atLeast"/>
              <w:rPr>
                <w:rFonts w:cs="Arial"/>
                <w:color w:val="auto"/>
                <w:sz w:val="16"/>
                <w:szCs w:val="16"/>
              </w:rPr>
            </w:pPr>
            <w:r w:rsidRPr="00AE6A2C">
              <w:rPr>
                <w:rFonts w:cs="Arial"/>
                <w:color w:val="auto"/>
                <w:sz w:val="16"/>
                <w:szCs w:val="16"/>
              </w:rPr>
              <w:t>Witness occupation/description</w:t>
            </w:r>
          </w:p>
          <w:p w14:paraId="53395495" w14:textId="77777777" w:rsidR="00F23CFF" w:rsidRPr="00AE6A2C" w:rsidRDefault="00F23CFF" w:rsidP="00913B49">
            <w:pPr>
              <w:keepNext/>
              <w:keepLines/>
              <w:tabs>
                <w:tab w:val="left" w:pos="3685"/>
                <w:tab w:val="left" w:pos="4961"/>
              </w:tabs>
              <w:spacing w:before="0" w:after="80" w:line="240" w:lineRule="auto"/>
              <w:outlineLvl w:val="0"/>
              <w:rPr>
                <w:rFonts w:cs="Arial"/>
                <w:b/>
                <w:color w:val="auto"/>
              </w:rPr>
            </w:pPr>
          </w:p>
        </w:tc>
        <w:tc>
          <w:tcPr>
            <w:tcW w:w="2154" w:type="dxa"/>
          </w:tcPr>
          <w:p w14:paraId="596EAFF2" w14:textId="77777777" w:rsidR="00F23CFF" w:rsidRPr="00AE6A2C" w:rsidRDefault="00F23CFF" w:rsidP="00913B49">
            <w:pPr>
              <w:pStyle w:val="Paragraph"/>
              <w:keepNext/>
              <w:keepLines/>
              <w:spacing w:before="0" w:after="200"/>
              <w:rPr>
                <w:rFonts w:ascii="Verdana" w:hAnsi="Verdana" w:cs="Arial"/>
                <w:color w:val="auto"/>
              </w:rPr>
            </w:pPr>
          </w:p>
        </w:tc>
        <w:tc>
          <w:tcPr>
            <w:tcW w:w="3742" w:type="dxa"/>
          </w:tcPr>
          <w:p w14:paraId="45BD358B" w14:textId="77777777" w:rsidR="00F23CFF" w:rsidRPr="00AE6A2C" w:rsidRDefault="00F23CFF" w:rsidP="00913B49">
            <w:pPr>
              <w:keepNext/>
              <w:keepLines/>
              <w:tabs>
                <w:tab w:val="left" w:pos="3685"/>
                <w:tab w:val="left" w:pos="4961"/>
              </w:tabs>
              <w:spacing w:before="0" w:after="80" w:line="240" w:lineRule="auto"/>
              <w:outlineLvl w:val="0"/>
              <w:rPr>
                <w:rFonts w:cs="Arial"/>
                <w:b/>
                <w:color w:val="auto"/>
              </w:rPr>
            </w:pPr>
          </w:p>
        </w:tc>
      </w:tr>
      <w:tr w:rsidR="00F23CFF" w:rsidRPr="00AE6A2C" w14:paraId="224BF1B3" w14:textId="77777777" w:rsidTr="00D47338">
        <w:tc>
          <w:tcPr>
            <w:tcW w:w="3742" w:type="dxa"/>
            <w:tcBorders>
              <w:top w:val="single" w:sz="4" w:space="0" w:color="4D4D4D"/>
            </w:tcBorders>
          </w:tcPr>
          <w:p w14:paraId="7557AB33" w14:textId="329BE323" w:rsidR="00F23CFF" w:rsidRPr="00AE6A2C" w:rsidRDefault="0041306F" w:rsidP="00913B49">
            <w:pPr>
              <w:keepNext/>
              <w:keepLines/>
              <w:tabs>
                <w:tab w:val="left" w:pos="3685"/>
                <w:tab w:val="left" w:pos="4961"/>
              </w:tabs>
              <w:spacing w:before="0" w:after="0" w:line="80" w:lineRule="atLeast"/>
              <w:rPr>
                <w:rFonts w:cs="Arial"/>
                <w:b/>
                <w:color w:val="auto"/>
              </w:rPr>
            </w:pPr>
            <w:r w:rsidRPr="00AE6A2C">
              <w:rPr>
                <w:rFonts w:cs="Arial"/>
                <w:color w:val="auto"/>
                <w:sz w:val="16"/>
                <w:szCs w:val="16"/>
              </w:rPr>
              <w:t xml:space="preserve">Witness city/town of </w:t>
            </w:r>
            <w:r w:rsidR="005F1F0B" w:rsidRPr="00AE6A2C">
              <w:rPr>
                <w:rFonts w:cs="Arial"/>
                <w:color w:val="auto"/>
                <w:sz w:val="16"/>
                <w:szCs w:val="16"/>
              </w:rPr>
              <w:t>residence</w:t>
            </w:r>
          </w:p>
        </w:tc>
        <w:tc>
          <w:tcPr>
            <w:tcW w:w="2154" w:type="dxa"/>
          </w:tcPr>
          <w:p w14:paraId="3F4FC920" w14:textId="77777777" w:rsidR="00F23CFF" w:rsidRPr="00AE6A2C" w:rsidRDefault="00F23CFF" w:rsidP="00913B49">
            <w:pPr>
              <w:pStyle w:val="Paragraph"/>
              <w:keepNext/>
              <w:keepLines/>
              <w:spacing w:before="0" w:after="0" w:line="0" w:lineRule="atLeast"/>
              <w:rPr>
                <w:rFonts w:ascii="Verdana" w:hAnsi="Verdana" w:cs="Arial"/>
                <w:color w:val="auto"/>
              </w:rPr>
            </w:pPr>
          </w:p>
        </w:tc>
        <w:tc>
          <w:tcPr>
            <w:tcW w:w="3742" w:type="dxa"/>
          </w:tcPr>
          <w:p w14:paraId="72E3A55E" w14:textId="205C5ED4" w:rsidR="00F23CFF" w:rsidRPr="00AE6A2C" w:rsidRDefault="00F23CFF" w:rsidP="00913B49">
            <w:pPr>
              <w:keepNext/>
              <w:keepLines/>
              <w:tabs>
                <w:tab w:val="left" w:pos="3685"/>
                <w:tab w:val="left" w:pos="4961"/>
              </w:tabs>
              <w:spacing w:before="0" w:after="0" w:line="80" w:lineRule="atLeast"/>
              <w:rPr>
                <w:rFonts w:cs="Arial"/>
                <w:b/>
                <w:color w:val="auto"/>
              </w:rPr>
            </w:pPr>
          </w:p>
        </w:tc>
      </w:tr>
    </w:tbl>
    <w:p w14:paraId="346D3C22" w14:textId="3548BD5B" w:rsidR="002F0A3D" w:rsidRPr="00F2573A" w:rsidRDefault="002F0A3D" w:rsidP="00E71C63">
      <w:pPr>
        <w:spacing w:after="160" w:line="259" w:lineRule="auto"/>
        <w:jc w:val="left"/>
      </w:pPr>
    </w:p>
    <w:sectPr w:rsidR="002F0A3D" w:rsidRPr="00F2573A" w:rsidSect="00405DC8">
      <w:footerReference w:type="first" r:id="rId19"/>
      <w:pgSz w:w="11906" w:h="16838"/>
      <w:pgMar w:top="1418" w:right="1021" w:bottom="851" w:left="1021" w:header="45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044E" w14:textId="77777777" w:rsidR="00131889" w:rsidRPr="00AE6A2C" w:rsidRDefault="00131889" w:rsidP="00180E7A">
      <w:pPr>
        <w:spacing w:after="0" w:line="240" w:lineRule="auto"/>
      </w:pPr>
      <w:r w:rsidRPr="00AE6A2C">
        <w:separator/>
      </w:r>
    </w:p>
  </w:endnote>
  <w:endnote w:type="continuationSeparator" w:id="0">
    <w:p w14:paraId="440E3B78" w14:textId="77777777" w:rsidR="00131889" w:rsidRPr="00AE6A2C" w:rsidRDefault="00131889" w:rsidP="00180E7A">
      <w:pPr>
        <w:spacing w:after="0" w:line="240" w:lineRule="auto"/>
      </w:pPr>
      <w:r w:rsidRPr="00AE6A2C">
        <w:continuationSeparator/>
      </w:r>
    </w:p>
  </w:endnote>
  <w:endnote w:type="continuationNotice" w:id="1">
    <w:p w14:paraId="7CCCFD76" w14:textId="77777777" w:rsidR="00131889" w:rsidRPr="00AE6A2C" w:rsidRDefault="0013188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2FA8" w14:textId="77777777" w:rsidR="004107B2" w:rsidRDefault="00410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9C78" w14:textId="4C5F84D4" w:rsidR="001605FD" w:rsidRPr="00AE6A2C" w:rsidRDefault="009E3812">
    <w:pPr>
      <w:pStyle w:val="Footer"/>
      <w:rPr>
        <w:rFonts w:ascii="Verdana" w:hAnsi="Verdana"/>
        <w:sz w:val="20"/>
        <w:szCs w:val="20"/>
      </w:rPr>
    </w:pPr>
    <w:proofErr w:type="spellStart"/>
    <w:r w:rsidRPr="00AE6A2C">
      <w:rPr>
        <w:rFonts w:ascii="Verdana" w:hAnsi="Verdana"/>
        <w:sz w:val="20"/>
        <w:szCs w:val="20"/>
      </w:rPr>
      <w:t>UoA</w:t>
    </w:r>
    <w:proofErr w:type="spellEnd"/>
    <w:r w:rsidRPr="00AE6A2C">
      <w:rPr>
        <w:rFonts w:ascii="Verdana" w:hAnsi="Verdana"/>
        <w:sz w:val="20"/>
        <w:szCs w:val="20"/>
      </w:rPr>
      <w:t>-</w:t>
    </w:r>
    <w:r w:rsidR="004F2F10" w:rsidRPr="00AE6A2C">
      <w:rPr>
        <w:rFonts w:ascii="Verdana" w:hAnsi="Verdana"/>
        <w:sz w:val="20"/>
        <w:szCs w:val="20"/>
      </w:rPr>
      <w:t>Subcontractor-Agreement-(Public Good)</w:t>
    </w:r>
    <w:r w:rsidRPr="00AE6A2C">
      <w:rPr>
        <w:rFonts w:ascii="Verdana" w:hAnsi="Verdana"/>
        <w:sz w:val="20"/>
        <w:szCs w:val="20"/>
      </w:rPr>
      <w:t>-v1-</w:t>
    </w:r>
    <w:r w:rsidR="004F2F10" w:rsidRPr="00AE6A2C">
      <w:rPr>
        <w:rFonts w:ascii="Verdana" w:hAnsi="Verdana"/>
        <w:sz w:val="20"/>
        <w:szCs w:val="20"/>
      </w:rPr>
      <w:t>202</w:t>
    </w:r>
    <w:r w:rsidR="00DA3534" w:rsidRPr="00AE6A2C">
      <w:rPr>
        <w:rFonts w:ascii="Verdana" w:hAnsi="Verdana"/>
        <w:sz w:val="20"/>
        <w:szCs w:val="20"/>
      </w:rPr>
      <w:t>4</w:t>
    </w:r>
    <w:r w:rsidR="00530B12" w:rsidRPr="00AE6A2C">
      <w:rPr>
        <w:rFonts w:ascii="Verdana" w:hAnsi="Verdana"/>
        <w:sz w:val="20"/>
        <w:szCs w:val="20"/>
      </w:rPr>
      <w:ptab w:relativeTo="margin" w:alignment="right" w:leader="none"/>
    </w:r>
    <w:r w:rsidR="00530B12" w:rsidRPr="00AE6A2C">
      <w:rPr>
        <w:rFonts w:ascii="Verdana" w:hAnsi="Verdana"/>
        <w:sz w:val="20"/>
        <w:szCs w:val="20"/>
      </w:rPr>
      <w:fldChar w:fldCharType="begin"/>
    </w:r>
    <w:r w:rsidR="00530B12" w:rsidRPr="00AE6A2C">
      <w:rPr>
        <w:rFonts w:ascii="Verdana" w:hAnsi="Verdana"/>
        <w:sz w:val="20"/>
        <w:szCs w:val="20"/>
      </w:rPr>
      <w:instrText xml:space="preserve"> PAGE   \* MERGEFORMAT </w:instrText>
    </w:r>
    <w:r w:rsidR="00530B12" w:rsidRPr="00AE6A2C">
      <w:rPr>
        <w:rFonts w:ascii="Verdana" w:hAnsi="Verdana"/>
        <w:sz w:val="20"/>
        <w:szCs w:val="20"/>
      </w:rPr>
      <w:fldChar w:fldCharType="separate"/>
    </w:r>
    <w:r w:rsidR="00530B12" w:rsidRPr="00AE6A2C">
      <w:rPr>
        <w:rFonts w:ascii="Verdana" w:hAnsi="Verdana"/>
        <w:sz w:val="20"/>
        <w:szCs w:val="20"/>
      </w:rPr>
      <w:t>1</w:t>
    </w:r>
    <w:r w:rsidR="00530B12" w:rsidRPr="00AE6A2C">
      <w:rPr>
        <w:rFonts w:ascii="Verdana" w:hAnsi="Verdana"/>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0CCA" w14:textId="1FE00932" w:rsidR="001605FD" w:rsidRPr="00A15A0E" w:rsidRDefault="00DA3534" w:rsidP="00DA3534">
    <w:pPr>
      <w:pStyle w:val="Footer"/>
      <w:rPr>
        <w:rFonts w:ascii="Verdana" w:hAnsi="Verdana"/>
        <w:sz w:val="20"/>
        <w:szCs w:val="20"/>
      </w:rPr>
    </w:pPr>
    <w:proofErr w:type="spellStart"/>
    <w:r w:rsidRPr="00AE6A2C">
      <w:rPr>
        <w:rFonts w:ascii="Verdana" w:hAnsi="Verdana"/>
        <w:sz w:val="20"/>
        <w:szCs w:val="20"/>
      </w:rPr>
      <w:t>UoA</w:t>
    </w:r>
    <w:proofErr w:type="spellEnd"/>
    <w:r w:rsidRPr="00AE6A2C">
      <w:rPr>
        <w:rFonts w:ascii="Verdana" w:hAnsi="Verdana"/>
        <w:sz w:val="20"/>
        <w:szCs w:val="20"/>
      </w:rPr>
      <w:t>-Subcontractor-Agreement-(Public Good)-v1-2024</w:t>
    </w:r>
    <w:r w:rsidRPr="00AE6A2C">
      <w:rPr>
        <w:rFonts w:ascii="Verdana" w:hAnsi="Verdana"/>
        <w:sz w:val="20"/>
        <w:szCs w:val="20"/>
      </w:rPr>
      <w:ptab w:relativeTo="margin" w:alignment="right" w:leader="none"/>
    </w:r>
    <w:r w:rsidRPr="00A15A0E">
      <w:rPr>
        <w:rFonts w:ascii="Verdana" w:hAnsi="Verdana"/>
        <w:sz w:val="20"/>
        <w:szCs w:val="20"/>
      </w:rPr>
      <w:fldChar w:fldCharType="begin"/>
    </w:r>
    <w:r w:rsidRPr="00A15A0E">
      <w:rPr>
        <w:rFonts w:ascii="Verdana" w:hAnsi="Verdana"/>
        <w:sz w:val="20"/>
        <w:szCs w:val="20"/>
      </w:rPr>
      <w:instrText xml:space="preserve"> PAGE   \* MERGEFORMAT </w:instrText>
    </w:r>
    <w:r w:rsidRPr="00A15A0E">
      <w:rPr>
        <w:rFonts w:ascii="Verdana" w:hAnsi="Verdana"/>
        <w:sz w:val="20"/>
        <w:szCs w:val="20"/>
      </w:rPr>
      <w:fldChar w:fldCharType="separate"/>
    </w:r>
    <w:r w:rsidRPr="00A15A0E">
      <w:rPr>
        <w:rFonts w:ascii="Verdana" w:hAnsi="Verdana"/>
        <w:sz w:val="20"/>
        <w:szCs w:val="20"/>
      </w:rPr>
      <w:t>5</w:t>
    </w:r>
    <w:r w:rsidRPr="00A15A0E">
      <w:rPr>
        <w:rFonts w:ascii="Verdana" w:hAnsi="Verdana"/>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AE6A2C" w:rsidRDefault="0DD22410" w:rsidP="0DD22410">
    <w:pPr>
      <w:pStyle w:val="Footer"/>
      <w:rPr>
        <w:rFonts w:ascii="Verdana" w:hAnsi="Verdana"/>
        <w:sz w:val="20"/>
        <w:szCs w:val="20"/>
      </w:rPr>
    </w:pPr>
    <w:r w:rsidRPr="0DD22410">
      <w:rPr>
        <w:rFonts w:ascii="Verdana" w:hAnsi="Verdana"/>
        <w:sz w:val="20"/>
        <w:szCs w:val="20"/>
      </w:rPr>
      <w:t>[insert template ref]</w:t>
    </w:r>
    <w:r w:rsidR="009E791A" w:rsidRPr="00AE6A2C">
      <w:rPr>
        <w:rFonts w:ascii="Verdana" w:hAnsi="Verdana"/>
        <w:sz w:val="20"/>
        <w:szCs w:val="20"/>
      </w:rPr>
      <w:ptab w:relativeTo="margin" w:alignment="center" w:leader="none"/>
    </w:r>
    <w:r w:rsidR="009E791A" w:rsidRPr="00AE6A2C">
      <w:rPr>
        <w:rFonts w:ascii="Verdana" w:hAnsi="Verdana"/>
        <w:sz w:val="20"/>
        <w:szCs w:val="20"/>
      </w:rPr>
      <w:ptab w:relativeTo="margin" w:alignment="right" w:leader="none"/>
    </w:r>
    <w:r w:rsidR="009E791A" w:rsidRPr="0DD22410">
      <w:rPr>
        <w:rFonts w:ascii="Verdana" w:hAnsi="Verdana"/>
        <w:sz w:val="20"/>
        <w:szCs w:val="20"/>
      </w:rPr>
      <w:fldChar w:fldCharType="begin"/>
    </w:r>
    <w:r w:rsidR="009E791A" w:rsidRPr="00AE6A2C">
      <w:rPr>
        <w:rFonts w:ascii="Verdana" w:hAnsi="Verdana"/>
        <w:sz w:val="20"/>
        <w:szCs w:val="20"/>
      </w:rPr>
      <w:instrText xml:space="preserve"> PAGE   \* MERGEFORMAT </w:instrText>
    </w:r>
    <w:r w:rsidR="009E791A" w:rsidRPr="0DD22410">
      <w:rPr>
        <w:rFonts w:ascii="Verdana" w:hAnsi="Verdana"/>
        <w:sz w:val="20"/>
        <w:szCs w:val="20"/>
      </w:rPr>
      <w:fldChar w:fldCharType="separate"/>
    </w:r>
    <w:r w:rsidRPr="0DD22410">
      <w:rPr>
        <w:rFonts w:ascii="Verdana" w:hAnsi="Verdana"/>
        <w:sz w:val="20"/>
        <w:szCs w:val="20"/>
      </w:rPr>
      <w:t>1</w:t>
    </w:r>
    <w:r w:rsidR="009E791A" w:rsidRPr="0DD22410">
      <w:rPr>
        <w:rFonts w:ascii="Verdana" w:hAnsi="Verdan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11DE6" w14:textId="77777777" w:rsidR="00131889" w:rsidRPr="00AE6A2C" w:rsidRDefault="00131889" w:rsidP="00180E7A">
      <w:pPr>
        <w:spacing w:after="0" w:line="240" w:lineRule="auto"/>
      </w:pPr>
      <w:r w:rsidRPr="00AE6A2C">
        <w:separator/>
      </w:r>
    </w:p>
  </w:footnote>
  <w:footnote w:type="continuationSeparator" w:id="0">
    <w:p w14:paraId="30DF85D9" w14:textId="77777777" w:rsidR="00131889" w:rsidRPr="00AE6A2C" w:rsidRDefault="00131889" w:rsidP="00180E7A">
      <w:pPr>
        <w:spacing w:after="0" w:line="240" w:lineRule="auto"/>
      </w:pPr>
      <w:r w:rsidRPr="00AE6A2C">
        <w:continuationSeparator/>
      </w:r>
    </w:p>
  </w:footnote>
  <w:footnote w:type="continuationNotice" w:id="1">
    <w:p w14:paraId="56D8C48F" w14:textId="77777777" w:rsidR="00131889" w:rsidRPr="00AE6A2C" w:rsidRDefault="0013188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9689" w14:textId="77777777" w:rsidR="004107B2" w:rsidRDefault="00410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3B8D" w14:textId="77777777" w:rsidR="004107B2" w:rsidRDefault="004107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12BB" w14:textId="2EFDCEDE" w:rsidR="00BC0BC2" w:rsidRDefault="004107B2" w:rsidP="00BC0BC2">
    <w:pPr>
      <w:pStyle w:val="Header"/>
      <w:jc w:val="right"/>
    </w:pPr>
    <w:r>
      <w:rPr>
        <w:noProof/>
      </w:rPr>
      <w:drawing>
        <wp:inline distT="0" distB="0" distL="0" distR="0" wp14:anchorId="0BB66ABC" wp14:editId="33DC8C44">
          <wp:extent cx="1876425" cy="952500"/>
          <wp:effectExtent l="0" t="0" r="0" b="0"/>
          <wp:docPr id="4932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200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implelist20"/>
      <w:lvlText w:val="%1.%2"/>
      <w:lvlJc w:val="left"/>
      <w:pPr>
        <w:ind w:left="454" w:hanging="454"/>
      </w:pPr>
      <w:rPr>
        <w:rFonts w:ascii="Verdana" w:hAnsi="Verdana" w:hint="default"/>
        <w:b w:val="0"/>
        <w:i w:val="0"/>
        <w:sz w:val="20"/>
      </w:rPr>
    </w:lvl>
    <w:lvl w:ilvl="2">
      <w:start w:val="1"/>
      <w:numFmt w:val="lowerLetter"/>
      <w:pStyle w:val="Simplelist3"/>
      <w:lvlText w:val="(%3)"/>
      <w:lvlJc w:val="left"/>
      <w:pPr>
        <w:ind w:left="907" w:hanging="453"/>
      </w:pPr>
      <w:rPr>
        <w:rFonts w:ascii="Verdana" w:hAnsi="Verdana" w:hint="default"/>
        <w:b w:val="0"/>
        <w:i w:val="0"/>
        <w:color w:val="000000" w:themeColor="text1"/>
        <w:sz w:val="20"/>
      </w:rPr>
    </w:lvl>
    <w:lvl w:ilvl="3">
      <w:start w:val="1"/>
      <w:numFmt w:val="lowerRoman"/>
      <w:pStyle w:val="Simple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9D74560"/>
    <w:multiLevelType w:val="hybridMultilevel"/>
    <w:tmpl w:val="90C8C29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323C6024"/>
    <w:multiLevelType w:val="hybridMultilevel"/>
    <w:tmpl w:val="6C60025A"/>
    <w:lvl w:ilvl="0" w:tplc="EC562EDE">
      <w:start w:val="1"/>
      <w:numFmt w:val="lowerLetter"/>
      <w:lvlText w:val="%1)"/>
      <w:lvlJc w:val="left"/>
      <w:pPr>
        <w:ind w:left="927" w:hanging="360"/>
      </w:pPr>
      <w:rPr>
        <w:rFonts w:hint="default"/>
      </w:rPr>
    </w:lvl>
    <w:lvl w:ilvl="1" w:tplc="14090019" w:tentative="1">
      <w:start w:val="1"/>
      <w:numFmt w:val="lowerLetter"/>
      <w:lvlText w:val="%2."/>
      <w:lvlJc w:val="left"/>
      <w:pPr>
        <w:ind w:left="1647" w:hanging="360"/>
      </w:pPr>
    </w:lvl>
    <w:lvl w:ilvl="2" w:tplc="1409001B" w:tentative="1">
      <w:start w:val="1"/>
      <w:numFmt w:val="lowerRoman"/>
      <w:lvlText w:val="%3."/>
      <w:lvlJc w:val="right"/>
      <w:pPr>
        <w:ind w:left="2367" w:hanging="180"/>
      </w:pPr>
    </w:lvl>
    <w:lvl w:ilvl="3" w:tplc="1409000F" w:tentative="1">
      <w:start w:val="1"/>
      <w:numFmt w:val="decimal"/>
      <w:lvlText w:val="%4."/>
      <w:lvlJc w:val="left"/>
      <w:pPr>
        <w:ind w:left="3087" w:hanging="360"/>
      </w:pPr>
    </w:lvl>
    <w:lvl w:ilvl="4" w:tplc="14090019" w:tentative="1">
      <w:start w:val="1"/>
      <w:numFmt w:val="lowerLetter"/>
      <w:lvlText w:val="%5."/>
      <w:lvlJc w:val="left"/>
      <w:pPr>
        <w:ind w:left="3807" w:hanging="360"/>
      </w:pPr>
    </w:lvl>
    <w:lvl w:ilvl="5" w:tplc="1409001B" w:tentative="1">
      <w:start w:val="1"/>
      <w:numFmt w:val="lowerRoman"/>
      <w:lvlText w:val="%6."/>
      <w:lvlJc w:val="right"/>
      <w:pPr>
        <w:ind w:left="4527" w:hanging="180"/>
      </w:pPr>
    </w:lvl>
    <w:lvl w:ilvl="6" w:tplc="1409000F" w:tentative="1">
      <w:start w:val="1"/>
      <w:numFmt w:val="decimal"/>
      <w:lvlText w:val="%7."/>
      <w:lvlJc w:val="left"/>
      <w:pPr>
        <w:ind w:left="5247" w:hanging="360"/>
      </w:pPr>
    </w:lvl>
    <w:lvl w:ilvl="7" w:tplc="14090019" w:tentative="1">
      <w:start w:val="1"/>
      <w:numFmt w:val="lowerLetter"/>
      <w:lvlText w:val="%8."/>
      <w:lvlJc w:val="left"/>
      <w:pPr>
        <w:ind w:left="5967" w:hanging="360"/>
      </w:pPr>
    </w:lvl>
    <w:lvl w:ilvl="8" w:tplc="1409001B" w:tentative="1">
      <w:start w:val="1"/>
      <w:numFmt w:val="lowerRoman"/>
      <w:lvlText w:val="%9."/>
      <w:lvlJc w:val="right"/>
      <w:pPr>
        <w:ind w:left="6687" w:hanging="180"/>
      </w:pPr>
    </w:lvl>
  </w:abstractNum>
  <w:abstractNum w:abstractNumId="4" w15:restartNumberingAfterBreak="0">
    <w:nsid w:val="33DB13BF"/>
    <w:multiLevelType w:val="hybridMultilevel"/>
    <w:tmpl w:val="8CD44542"/>
    <w:lvl w:ilvl="0" w:tplc="14090017">
      <w:start w:val="1"/>
      <w:numFmt w:val="low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540287C"/>
    <w:multiLevelType w:val="multilevel"/>
    <w:tmpl w:val="D7D0F920"/>
    <w:numStyleLink w:val="ClauseNoHeader"/>
  </w:abstractNum>
  <w:abstractNum w:abstractNumId="6" w15:restartNumberingAfterBreak="0">
    <w:nsid w:val="3AD7051A"/>
    <w:multiLevelType w:val="multilevel"/>
    <w:tmpl w:val="DC962020"/>
    <w:lvl w:ilvl="0">
      <w:numFmt w:val="bullet"/>
      <w:lvlText w:val=""/>
      <w:lvlJc w:val="left"/>
      <w:pPr>
        <w:ind w:left="567" w:hanging="567"/>
      </w:pPr>
      <w:rPr>
        <w:rFonts w:ascii="Symbol" w:eastAsia="Symbol" w:hAnsi="Symbol" w:cs="Symbol" w:hint="default"/>
        <w:b/>
        <w:caps/>
        <w:smallCaps w:val="0"/>
        <w:w w:val="99"/>
        <w:sz w:val="20"/>
        <w:szCs w:val="20"/>
        <w:lang w:val="en-US" w:eastAsia="en-US" w:bidi="en-US"/>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D7C7287"/>
    <w:multiLevelType w:val="multilevel"/>
    <w:tmpl w:val="FE6C1ACE"/>
    <w:numStyleLink w:val="Simplelist2"/>
  </w:abstractNum>
  <w:abstractNum w:abstractNumId="8" w15:restartNumberingAfterBreak="0">
    <w:nsid w:val="3E1E46B2"/>
    <w:multiLevelType w:val="hybridMultilevel"/>
    <w:tmpl w:val="2D2AEB0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414A6C86"/>
    <w:multiLevelType w:val="hybridMultilevel"/>
    <w:tmpl w:val="6C60025A"/>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4BFB2BA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2"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59D1E9D"/>
    <w:multiLevelType w:val="hybridMultilevel"/>
    <w:tmpl w:val="3944369C"/>
    <w:lvl w:ilvl="0" w:tplc="66985FDE">
      <w:start w:val="1"/>
      <w:numFmt w:val="bullet"/>
      <w:lvlText w:val=""/>
      <w:lvlJc w:val="left"/>
      <w:pPr>
        <w:ind w:left="1440" w:hanging="360"/>
      </w:pPr>
      <w:rPr>
        <w:rFonts w:ascii="Symbol" w:hAnsi="Symbol"/>
      </w:rPr>
    </w:lvl>
    <w:lvl w:ilvl="1" w:tplc="57060E38">
      <w:start w:val="1"/>
      <w:numFmt w:val="bullet"/>
      <w:lvlText w:val=""/>
      <w:lvlJc w:val="left"/>
      <w:pPr>
        <w:ind w:left="1440" w:hanging="360"/>
      </w:pPr>
      <w:rPr>
        <w:rFonts w:ascii="Symbol" w:hAnsi="Symbol"/>
      </w:rPr>
    </w:lvl>
    <w:lvl w:ilvl="2" w:tplc="DD361B6E">
      <w:start w:val="1"/>
      <w:numFmt w:val="bullet"/>
      <w:lvlText w:val=""/>
      <w:lvlJc w:val="left"/>
      <w:pPr>
        <w:ind w:left="1440" w:hanging="360"/>
      </w:pPr>
      <w:rPr>
        <w:rFonts w:ascii="Symbol" w:hAnsi="Symbol"/>
      </w:rPr>
    </w:lvl>
    <w:lvl w:ilvl="3" w:tplc="98047038">
      <w:start w:val="1"/>
      <w:numFmt w:val="bullet"/>
      <w:lvlText w:val=""/>
      <w:lvlJc w:val="left"/>
      <w:pPr>
        <w:ind w:left="1440" w:hanging="360"/>
      </w:pPr>
      <w:rPr>
        <w:rFonts w:ascii="Symbol" w:hAnsi="Symbol"/>
      </w:rPr>
    </w:lvl>
    <w:lvl w:ilvl="4" w:tplc="736A4B8A">
      <w:start w:val="1"/>
      <w:numFmt w:val="bullet"/>
      <w:lvlText w:val=""/>
      <w:lvlJc w:val="left"/>
      <w:pPr>
        <w:ind w:left="1440" w:hanging="360"/>
      </w:pPr>
      <w:rPr>
        <w:rFonts w:ascii="Symbol" w:hAnsi="Symbol"/>
      </w:rPr>
    </w:lvl>
    <w:lvl w:ilvl="5" w:tplc="74F8BF8E">
      <w:start w:val="1"/>
      <w:numFmt w:val="bullet"/>
      <w:lvlText w:val=""/>
      <w:lvlJc w:val="left"/>
      <w:pPr>
        <w:ind w:left="1440" w:hanging="360"/>
      </w:pPr>
      <w:rPr>
        <w:rFonts w:ascii="Symbol" w:hAnsi="Symbol"/>
      </w:rPr>
    </w:lvl>
    <w:lvl w:ilvl="6" w:tplc="6060C5EA">
      <w:start w:val="1"/>
      <w:numFmt w:val="bullet"/>
      <w:lvlText w:val=""/>
      <w:lvlJc w:val="left"/>
      <w:pPr>
        <w:ind w:left="1440" w:hanging="360"/>
      </w:pPr>
      <w:rPr>
        <w:rFonts w:ascii="Symbol" w:hAnsi="Symbol"/>
      </w:rPr>
    </w:lvl>
    <w:lvl w:ilvl="7" w:tplc="5BA432FA">
      <w:start w:val="1"/>
      <w:numFmt w:val="bullet"/>
      <w:lvlText w:val=""/>
      <w:lvlJc w:val="left"/>
      <w:pPr>
        <w:ind w:left="1440" w:hanging="360"/>
      </w:pPr>
      <w:rPr>
        <w:rFonts w:ascii="Symbol" w:hAnsi="Symbol"/>
      </w:rPr>
    </w:lvl>
    <w:lvl w:ilvl="8" w:tplc="21AC334E">
      <w:start w:val="1"/>
      <w:numFmt w:val="bullet"/>
      <w:lvlText w:val=""/>
      <w:lvlJc w:val="left"/>
      <w:pPr>
        <w:ind w:left="1440" w:hanging="360"/>
      </w:pPr>
      <w:rPr>
        <w:rFonts w:ascii="Symbol" w:hAnsi="Symbol"/>
      </w:rPr>
    </w:lvl>
  </w:abstractNum>
  <w:abstractNum w:abstractNumId="14" w15:restartNumberingAfterBreak="0">
    <w:nsid w:val="565138A3"/>
    <w:multiLevelType w:val="multilevel"/>
    <w:tmpl w:val="50E26046"/>
    <w:lvl w:ilvl="0">
      <w:start w:val="1"/>
      <w:numFmt w:val="decimal"/>
      <w:lvlText w:val="%1"/>
      <w:lvlJc w:val="left"/>
      <w:pPr>
        <w:ind w:left="454" w:hanging="454"/>
      </w:pPr>
      <w:rPr>
        <w:rFonts w:ascii="Verdana" w:hAnsi="Verdana" w:hint="default"/>
        <w:b w:val="0"/>
        <w:i w:val="0"/>
        <w:color w:val="000000" w:themeColor="text1"/>
        <w:sz w:val="18"/>
      </w:rPr>
    </w:lvl>
    <w:lvl w:ilvl="1">
      <w:start w:val="1"/>
      <w:numFmt w:val="lowerLetter"/>
      <w:lvlText w:val="(%2)"/>
      <w:lvlJc w:val="left"/>
      <w:pPr>
        <w:ind w:left="907" w:hanging="453"/>
      </w:pPr>
      <w:rPr>
        <w:rFonts w:ascii="Verdana" w:hAnsi="Verdana" w:hint="default"/>
        <w:b w:val="0"/>
        <w:i w:val="0"/>
        <w:color w:val="000000" w:themeColor="text1"/>
        <w:sz w:val="1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6F7249"/>
    <w:multiLevelType w:val="multilevel"/>
    <w:tmpl w:val="CF604384"/>
    <w:styleLink w:val="Style2"/>
    <w:lvl w:ilvl="0">
      <w:start w:val="1"/>
      <w:numFmt w:val="decimal"/>
      <w:lvlText w:val="%1"/>
      <w:lvlJc w:val="left"/>
      <w:pPr>
        <w:ind w:left="454" w:hanging="454"/>
      </w:pPr>
      <w:rPr>
        <w:rFonts w:ascii="Verdana" w:hAnsi="Verdana" w:hint="default"/>
        <w:b w:val="0"/>
        <w:i w:val="0"/>
        <w:color w:val="000000" w:themeColor="text1"/>
        <w:sz w:val="18"/>
      </w:rPr>
    </w:lvl>
    <w:lvl w:ilvl="1">
      <w:start w:val="1"/>
      <w:numFmt w:val="lowerLetter"/>
      <w:lvlText w:val="(%2)"/>
      <w:lvlJc w:val="left"/>
      <w:pPr>
        <w:ind w:left="907" w:hanging="453"/>
      </w:pPr>
      <w:rPr>
        <w:rFonts w:ascii="Verdana" w:hAnsi="Verdana" w:hint="default"/>
        <w:b w:val="0"/>
        <w:i w:val="0"/>
        <w:color w:val="000000" w:themeColor="text1"/>
        <w:sz w:val="1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17" w15:restartNumberingAfterBreak="0">
    <w:nsid w:val="643F081A"/>
    <w:multiLevelType w:val="multilevel"/>
    <w:tmpl w:val="D7D0F920"/>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19" w15:restartNumberingAfterBreak="0">
    <w:nsid w:val="73E44AD5"/>
    <w:multiLevelType w:val="multilevel"/>
    <w:tmpl w:val="43EAEB50"/>
    <w:numStyleLink w:val="Introlist"/>
  </w:abstractNum>
  <w:abstractNum w:abstractNumId="20" w15:restartNumberingAfterBreak="0">
    <w:nsid w:val="76DD58F0"/>
    <w:multiLevelType w:val="multilevel"/>
    <w:tmpl w:val="C3563928"/>
    <w:numStyleLink w:val="Clauses"/>
  </w:abstractNum>
  <w:num w:numId="1" w16cid:durableId="120540750">
    <w:abstractNumId w:val="8"/>
  </w:num>
  <w:num w:numId="2" w16cid:durableId="62795457">
    <w:abstractNumId w:val="15"/>
  </w:num>
  <w:num w:numId="3" w16cid:durableId="2013213254">
    <w:abstractNumId w:val="14"/>
  </w:num>
  <w:num w:numId="4" w16cid:durableId="1663460500">
    <w:abstractNumId w:val="12"/>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2016377309">
    <w:abstractNumId w:val="6"/>
  </w:num>
  <w:num w:numId="6" w16cid:durableId="601954919">
    <w:abstractNumId w:val="0"/>
  </w:num>
  <w:num w:numId="7" w16cid:durableId="1959142615">
    <w:abstractNumId w:val="12"/>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8" w16cid:durableId="908612463">
    <w:abstractNumId w:val="17"/>
  </w:num>
  <w:num w:numId="9" w16cid:durableId="532117857">
    <w:abstractNumId w:val="12"/>
  </w:num>
  <w:num w:numId="10" w16cid:durableId="1275941816">
    <w:abstractNumId w:val="18"/>
  </w:num>
  <w:num w:numId="11" w16cid:durableId="2066639746">
    <w:abstractNumId w:val="16"/>
  </w:num>
  <w:num w:numId="12" w16cid:durableId="1401176029">
    <w:abstractNumId w:val="10"/>
  </w:num>
  <w:num w:numId="13" w16cid:durableId="1405378164">
    <w:abstractNumId w:val="1"/>
  </w:num>
  <w:num w:numId="14" w16cid:durableId="740174359">
    <w:abstractNumId w:val="11"/>
    <w:lvlOverride w:ilvl="0">
      <w:startOverride w:val="1"/>
    </w:lvlOverride>
  </w:num>
  <w:num w:numId="15" w16cid:durableId="2061007293">
    <w:abstractNumId w:val="12"/>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6" w16cid:durableId="608974477">
    <w:abstractNumId w:val="19"/>
  </w:num>
  <w:num w:numId="17" w16cid:durableId="47996154">
    <w:abstractNumId w:val="5"/>
  </w:num>
  <w:num w:numId="18" w16cid:durableId="623774537">
    <w:abstractNumId w:val="16"/>
  </w:num>
  <w:num w:numId="19" w16cid:durableId="259071337">
    <w:abstractNumId w:val="7"/>
    <w:lvlOverride w:ilvl="0">
      <w:lvl w:ilvl="0">
        <w:start w:val="1"/>
        <w:numFmt w:val="decimal"/>
        <w:pStyle w:val="SpecialTermsclauseheading"/>
        <w:lvlText w:val="%1."/>
        <w:lvlJc w:val="left"/>
        <w:pPr>
          <w:ind w:left="454" w:hanging="454"/>
        </w:pPr>
        <w:rPr>
          <w:rFonts w:ascii="Verdana" w:hAnsi="Verdana" w:hint="default"/>
          <w:b/>
          <w:i w:val="0"/>
          <w:color w:val="000000" w:themeColor="text1"/>
          <w:sz w:val="18"/>
          <w:szCs w:val="18"/>
        </w:rPr>
      </w:lvl>
    </w:lvlOverride>
    <w:lvlOverride w:ilvl="1">
      <w:lvl w:ilvl="1">
        <w:start w:val="1"/>
        <w:numFmt w:val="decimal"/>
        <w:pStyle w:val="simplelist20"/>
        <w:lvlText w:val="%1.%2"/>
        <w:lvlJc w:val="left"/>
        <w:pPr>
          <w:ind w:left="454" w:hanging="454"/>
        </w:pPr>
        <w:rPr>
          <w:rFonts w:ascii="Verdana" w:hAnsi="Verdana" w:hint="default"/>
          <w:b w:val="0"/>
          <w:i w:val="0"/>
          <w:sz w:val="18"/>
          <w:szCs w:val="18"/>
        </w:rPr>
      </w:lvl>
    </w:lvlOverride>
  </w:num>
  <w:num w:numId="20" w16cid:durableId="1555921722">
    <w:abstractNumId w:val="13"/>
  </w:num>
  <w:num w:numId="21" w16cid:durableId="1155225366">
    <w:abstractNumId w:val="11"/>
  </w:num>
  <w:num w:numId="22" w16cid:durableId="20421275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55064264">
    <w:abstractNumId w:val="4"/>
  </w:num>
  <w:num w:numId="24" w16cid:durableId="1360668428">
    <w:abstractNumId w:val="2"/>
  </w:num>
  <w:num w:numId="25" w16cid:durableId="555892859">
    <w:abstractNumId w:val="3"/>
  </w:num>
  <w:num w:numId="26" w16cid:durableId="971248692">
    <w:abstractNumId w:val="7"/>
  </w:num>
  <w:num w:numId="27" w16cid:durableId="850487895">
    <w:abstractNumId w:val="7"/>
  </w:num>
  <w:num w:numId="28" w16cid:durableId="423964265">
    <w:abstractNumId w:val="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lizma Quinn Joubert">
    <w15:presenceInfo w15:providerId="AD" w15:userId="S::ijou095@UoA.auckland.ac.nz::80d81af3-281b-4330-950b-f42898f7b6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Formatting/>
  <w:defaultTabStop w:val="284"/>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wNTc3NjEytLAwNzRX0lEKTi0uzszPAykwrAUAdO31XCwAAAA="/>
  </w:docVars>
  <w:rsids>
    <w:rsidRoot w:val="00C1214B"/>
    <w:rsid w:val="00000544"/>
    <w:rsid w:val="000024C5"/>
    <w:rsid w:val="0000385E"/>
    <w:rsid w:val="00006A12"/>
    <w:rsid w:val="00006AF3"/>
    <w:rsid w:val="00006EED"/>
    <w:rsid w:val="00014F6F"/>
    <w:rsid w:val="00016225"/>
    <w:rsid w:val="0002310C"/>
    <w:rsid w:val="00023209"/>
    <w:rsid w:val="0002322D"/>
    <w:rsid w:val="0002339A"/>
    <w:rsid w:val="00023F03"/>
    <w:rsid w:val="00025729"/>
    <w:rsid w:val="00026573"/>
    <w:rsid w:val="000268F6"/>
    <w:rsid w:val="00026BC5"/>
    <w:rsid w:val="0002741D"/>
    <w:rsid w:val="0003127B"/>
    <w:rsid w:val="00031824"/>
    <w:rsid w:val="0003231E"/>
    <w:rsid w:val="000328D9"/>
    <w:rsid w:val="00033370"/>
    <w:rsid w:val="000338B0"/>
    <w:rsid w:val="000366EB"/>
    <w:rsid w:val="000423F7"/>
    <w:rsid w:val="00042D24"/>
    <w:rsid w:val="000448A6"/>
    <w:rsid w:val="00045068"/>
    <w:rsid w:val="0004586E"/>
    <w:rsid w:val="00050027"/>
    <w:rsid w:val="00050989"/>
    <w:rsid w:val="0005233D"/>
    <w:rsid w:val="00052EA1"/>
    <w:rsid w:val="00053B65"/>
    <w:rsid w:val="0005421E"/>
    <w:rsid w:val="0005429A"/>
    <w:rsid w:val="0005429C"/>
    <w:rsid w:val="000543FF"/>
    <w:rsid w:val="00054A9E"/>
    <w:rsid w:val="00061754"/>
    <w:rsid w:val="00061E59"/>
    <w:rsid w:val="0006226F"/>
    <w:rsid w:val="00062985"/>
    <w:rsid w:val="00063848"/>
    <w:rsid w:val="00064D41"/>
    <w:rsid w:val="0006694E"/>
    <w:rsid w:val="00066F42"/>
    <w:rsid w:val="00067BAA"/>
    <w:rsid w:val="00067BFF"/>
    <w:rsid w:val="0007060A"/>
    <w:rsid w:val="000713D8"/>
    <w:rsid w:val="0007269B"/>
    <w:rsid w:val="00072C46"/>
    <w:rsid w:val="000732F9"/>
    <w:rsid w:val="0007581C"/>
    <w:rsid w:val="0007654A"/>
    <w:rsid w:val="00076FFF"/>
    <w:rsid w:val="00077439"/>
    <w:rsid w:val="0007765D"/>
    <w:rsid w:val="0008000D"/>
    <w:rsid w:val="00080862"/>
    <w:rsid w:val="00081B63"/>
    <w:rsid w:val="00082C21"/>
    <w:rsid w:val="00083A7A"/>
    <w:rsid w:val="00084005"/>
    <w:rsid w:val="00084096"/>
    <w:rsid w:val="000864D2"/>
    <w:rsid w:val="000866DE"/>
    <w:rsid w:val="00087785"/>
    <w:rsid w:val="00090C75"/>
    <w:rsid w:val="00091A42"/>
    <w:rsid w:val="00095CEC"/>
    <w:rsid w:val="00096477"/>
    <w:rsid w:val="000A50E5"/>
    <w:rsid w:val="000A5105"/>
    <w:rsid w:val="000A6A67"/>
    <w:rsid w:val="000A7B2A"/>
    <w:rsid w:val="000B1BCF"/>
    <w:rsid w:val="000B26D6"/>
    <w:rsid w:val="000B28C1"/>
    <w:rsid w:val="000B3DCC"/>
    <w:rsid w:val="000B528C"/>
    <w:rsid w:val="000B7579"/>
    <w:rsid w:val="000C2232"/>
    <w:rsid w:val="000C5773"/>
    <w:rsid w:val="000C646A"/>
    <w:rsid w:val="000D0908"/>
    <w:rsid w:val="000D1CF6"/>
    <w:rsid w:val="000D3577"/>
    <w:rsid w:val="000D3697"/>
    <w:rsid w:val="000D3EE8"/>
    <w:rsid w:val="000D514C"/>
    <w:rsid w:val="000D626D"/>
    <w:rsid w:val="000D658E"/>
    <w:rsid w:val="000E08B4"/>
    <w:rsid w:val="000E0CE6"/>
    <w:rsid w:val="000E11EA"/>
    <w:rsid w:val="000E15D2"/>
    <w:rsid w:val="000E17F0"/>
    <w:rsid w:val="000E1F37"/>
    <w:rsid w:val="000E2A3E"/>
    <w:rsid w:val="000E2CB7"/>
    <w:rsid w:val="000E6589"/>
    <w:rsid w:val="000E6657"/>
    <w:rsid w:val="000F06BE"/>
    <w:rsid w:val="000F099A"/>
    <w:rsid w:val="000F0BB2"/>
    <w:rsid w:val="000F0E0E"/>
    <w:rsid w:val="000F2E99"/>
    <w:rsid w:val="000F491E"/>
    <w:rsid w:val="000F5464"/>
    <w:rsid w:val="000F55C9"/>
    <w:rsid w:val="000F59D0"/>
    <w:rsid w:val="000F6299"/>
    <w:rsid w:val="000F7036"/>
    <w:rsid w:val="000F7277"/>
    <w:rsid w:val="0010027D"/>
    <w:rsid w:val="00100BF4"/>
    <w:rsid w:val="00101377"/>
    <w:rsid w:val="001019B2"/>
    <w:rsid w:val="00103D2E"/>
    <w:rsid w:val="00104689"/>
    <w:rsid w:val="0010484E"/>
    <w:rsid w:val="00105E7C"/>
    <w:rsid w:val="00106B64"/>
    <w:rsid w:val="00106D37"/>
    <w:rsid w:val="00106FC3"/>
    <w:rsid w:val="00107A54"/>
    <w:rsid w:val="001109B8"/>
    <w:rsid w:val="00110C74"/>
    <w:rsid w:val="00111EA4"/>
    <w:rsid w:val="001155D9"/>
    <w:rsid w:val="00115B80"/>
    <w:rsid w:val="0011634A"/>
    <w:rsid w:val="001217CA"/>
    <w:rsid w:val="00121B07"/>
    <w:rsid w:val="00122200"/>
    <w:rsid w:val="001224C6"/>
    <w:rsid w:val="00122640"/>
    <w:rsid w:val="00124979"/>
    <w:rsid w:val="00126BF4"/>
    <w:rsid w:val="0013129A"/>
    <w:rsid w:val="00131889"/>
    <w:rsid w:val="001329E8"/>
    <w:rsid w:val="0013438B"/>
    <w:rsid w:val="0013482E"/>
    <w:rsid w:val="0013685A"/>
    <w:rsid w:val="00136F5E"/>
    <w:rsid w:val="00140727"/>
    <w:rsid w:val="0014092C"/>
    <w:rsid w:val="00141CE7"/>
    <w:rsid w:val="00143099"/>
    <w:rsid w:val="00143672"/>
    <w:rsid w:val="00144C88"/>
    <w:rsid w:val="00144E97"/>
    <w:rsid w:val="001458E3"/>
    <w:rsid w:val="001470A9"/>
    <w:rsid w:val="00147483"/>
    <w:rsid w:val="00147FF0"/>
    <w:rsid w:val="00150366"/>
    <w:rsid w:val="00151582"/>
    <w:rsid w:val="00152992"/>
    <w:rsid w:val="00152C4E"/>
    <w:rsid w:val="00153BF2"/>
    <w:rsid w:val="0015441E"/>
    <w:rsid w:val="0015629A"/>
    <w:rsid w:val="001572E1"/>
    <w:rsid w:val="001605FD"/>
    <w:rsid w:val="0016216A"/>
    <w:rsid w:val="001650B3"/>
    <w:rsid w:val="00165FD8"/>
    <w:rsid w:val="001669EE"/>
    <w:rsid w:val="00167A84"/>
    <w:rsid w:val="001718BC"/>
    <w:rsid w:val="00171C36"/>
    <w:rsid w:val="0017345C"/>
    <w:rsid w:val="001750CF"/>
    <w:rsid w:val="00175CB4"/>
    <w:rsid w:val="001803E8"/>
    <w:rsid w:val="00180E7A"/>
    <w:rsid w:val="001813FB"/>
    <w:rsid w:val="00181E24"/>
    <w:rsid w:val="00182330"/>
    <w:rsid w:val="00182C88"/>
    <w:rsid w:val="00185381"/>
    <w:rsid w:val="00186881"/>
    <w:rsid w:val="00187776"/>
    <w:rsid w:val="00190C88"/>
    <w:rsid w:val="00193AB4"/>
    <w:rsid w:val="00193EE8"/>
    <w:rsid w:val="001941FF"/>
    <w:rsid w:val="00195799"/>
    <w:rsid w:val="00196152"/>
    <w:rsid w:val="001964BA"/>
    <w:rsid w:val="00196529"/>
    <w:rsid w:val="001969F7"/>
    <w:rsid w:val="0019797B"/>
    <w:rsid w:val="001A00AD"/>
    <w:rsid w:val="001A071C"/>
    <w:rsid w:val="001A2D56"/>
    <w:rsid w:val="001A2EBA"/>
    <w:rsid w:val="001A36F3"/>
    <w:rsid w:val="001A47C1"/>
    <w:rsid w:val="001A481F"/>
    <w:rsid w:val="001A4891"/>
    <w:rsid w:val="001A6771"/>
    <w:rsid w:val="001A6C19"/>
    <w:rsid w:val="001A7D68"/>
    <w:rsid w:val="001B2B62"/>
    <w:rsid w:val="001B3025"/>
    <w:rsid w:val="001B438B"/>
    <w:rsid w:val="001B70DF"/>
    <w:rsid w:val="001B741B"/>
    <w:rsid w:val="001B77B7"/>
    <w:rsid w:val="001C27C9"/>
    <w:rsid w:val="001C4A41"/>
    <w:rsid w:val="001C5905"/>
    <w:rsid w:val="001D025D"/>
    <w:rsid w:val="001D05DC"/>
    <w:rsid w:val="001D0742"/>
    <w:rsid w:val="001D1781"/>
    <w:rsid w:val="001D22EA"/>
    <w:rsid w:val="001D3669"/>
    <w:rsid w:val="001D5CE9"/>
    <w:rsid w:val="001D6150"/>
    <w:rsid w:val="001D730F"/>
    <w:rsid w:val="001E07DC"/>
    <w:rsid w:val="001E2C11"/>
    <w:rsid w:val="001E3DA3"/>
    <w:rsid w:val="001F1528"/>
    <w:rsid w:val="001F16D1"/>
    <w:rsid w:val="001F1B41"/>
    <w:rsid w:val="001F1E59"/>
    <w:rsid w:val="001F4068"/>
    <w:rsid w:val="001F54B7"/>
    <w:rsid w:val="001F5891"/>
    <w:rsid w:val="001F5E0E"/>
    <w:rsid w:val="001F6378"/>
    <w:rsid w:val="001F699E"/>
    <w:rsid w:val="00200302"/>
    <w:rsid w:val="00201E3C"/>
    <w:rsid w:val="00202582"/>
    <w:rsid w:val="00203D31"/>
    <w:rsid w:val="00205166"/>
    <w:rsid w:val="002055C9"/>
    <w:rsid w:val="00206320"/>
    <w:rsid w:val="00206917"/>
    <w:rsid w:val="00207387"/>
    <w:rsid w:val="00210782"/>
    <w:rsid w:val="002110A8"/>
    <w:rsid w:val="00211289"/>
    <w:rsid w:val="00212517"/>
    <w:rsid w:val="002133F1"/>
    <w:rsid w:val="00213667"/>
    <w:rsid w:val="00213844"/>
    <w:rsid w:val="00213BCC"/>
    <w:rsid w:val="002167D3"/>
    <w:rsid w:val="00217654"/>
    <w:rsid w:val="00217A8F"/>
    <w:rsid w:val="00220925"/>
    <w:rsid w:val="00223634"/>
    <w:rsid w:val="00224FA6"/>
    <w:rsid w:val="00226513"/>
    <w:rsid w:val="00227C1B"/>
    <w:rsid w:val="00227EE0"/>
    <w:rsid w:val="00230900"/>
    <w:rsid w:val="0023164A"/>
    <w:rsid w:val="00235E83"/>
    <w:rsid w:val="00237208"/>
    <w:rsid w:val="0023799E"/>
    <w:rsid w:val="00237F7C"/>
    <w:rsid w:val="00240C1E"/>
    <w:rsid w:val="00240E77"/>
    <w:rsid w:val="00241066"/>
    <w:rsid w:val="002454ED"/>
    <w:rsid w:val="002458FD"/>
    <w:rsid w:val="00247FD2"/>
    <w:rsid w:val="00250994"/>
    <w:rsid w:val="00250B29"/>
    <w:rsid w:val="00250B76"/>
    <w:rsid w:val="00250E07"/>
    <w:rsid w:val="002514A5"/>
    <w:rsid w:val="0025211E"/>
    <w:rsid w:val="00252B88"/>
    <w:rsid w:val="002537ED"/>
    <w:rsid w:val="00253E18"/>
    <w:rsid w:val="00254C95"/>
    <w:rsid w:val="002554DC"/>
    <w:rsid w:val="00255A14"/>
    <w:rsid w:val="00255D4A"/>
    <w:rsid w:val="0025630D"/>
    <w:rsid w:val="0025662A"/>
    <w:rsid w:val="002575EF"/>
    <w:rsid w:val="00260051"/>
    <w:rsid w:val="002633E9"/>
    <w:rsid w:val="002655C5"/>
    <w:rsid w:val="0026577E"/>
    <w:rsid w:val="00265E1E"/>
    <w:rsid w:val="002663E7"/>
    <w:rsid w:val="002715F2"/>
    <w:rsid w:val="002730EA"/>
    <w:rsid w:val="0027346A"/>
    <w:rsid w:val="002741B9"/>
    <w:rsid w:val="0028265A"/>
    <w:rsid w:val="00282713"/>
    <w:rsid w:val="00283FDA"/>
    <w:rsid w:val="002845E5"/>
    <w:rsid w:val="00286DA4"/>
    <w:rsid w:val="00286FC9"/>
    <w:rsid w:val="00287278"/>
    <w:rsid w:val="00287329"/>
    <w:rsid w:val="00287C44"/>
    <w:rsid w:val="0029182B"/>
    <w:rsid w:val="00291956"/>
    <w:rsid w:val="00291BE7"/>
    <w:rsid w:val="00291E7F"/>
    <w:rsid w:val="00292EC3"/>
    <w:rsid w:val="00293210"/>
    <w:rsid w:val="00293469"/>
    <w:rsid w:val="002937D0"/>
    <w:rsid w:val="00294A10"/>
    <w:rsid w:val="002952DB"/>
    <w:rsid w:val="00297306"/>
    <w:rsid w:val="002A00D0"/>
    <w:rsid w:val="002A25B0"/>
    <w:rsid w:val="002A29DC"/>
    <w:rsid w:val="002A3664"/>
    <w:rsid w:val="002A4910"/>
    <w:rsid w:val="002A6692"/>
    <w:rsid w:val="002A67AB"/>
    <w:rsid w:val="002A6F68"/>
    <w:rsid w:val="002A7276"/>
    <w:rsid w:val="002B090F"/>
    <w:rsid w:val="002B0E84"/>
    <w:rsid w:val="002B16BC"/>
    <w:rsid w:val="002B1B33"/>
    <w:rsid w:val="002B2A70"/>
    <w:rsid w:val="002B37BC"/>
    <w:rsid w:val="002B3850"/>
    <w:rsid w:val="002B393A"/>
    <w:rsid w:val="002B43A9"/>
    <w:rsid w:val="002B48AD"/>
    <w:rsid w:val="002B5631"/>
    <w:rsid w:val="002B6DFB"/>
    <w:rsid w:val="002B7293"/>
    <w:rsid w:val="002B7F7E"/>
    <w:rsid w:val="002B7FB8"/>
    <w:rsid w:val="002C025F"/>
    <w:rsid w:val="002C030D"/>
    <w:rsid w:val="002C0993"/>
    <w:rsid w:val="002C0B1F"/>
    <w:rsid w:val="002C0B29"/>
    <w:rsid w:val="002C0BD1"/>
    <w:rsid w:val="002C1FB8"/>
    <w:rsid w:val="002C2EF8"/>
    <w:rsid w:val="002C3DAB"/>
    <w:rsid w:val="002C62D6"/>
    <w:rsid w:val="002D1430"/>
    <w:rsid w:val="002D31AF"/>
    <w:rsid w:val="002D381D"/>
    <w:rsid w:val="002D495A"/>
    <w:rsid w:val="002D49AC"/>
    <w:rsid w:val="002D4E6E"/>
    <w:rsid w:val="002D6269"/>
    <w:rsid w:val="002D68AC"/>
    <w:rsid w:val="002D6EF2"/>
    <w:rsid w:val="002E073A"/>
    <w:rsid w:val="002E2494"/>
    <w:rsid w:val="002E2F79"/>
    <w:rsid w:val="002E491F"/>
    <w:rsid w:val="002E6398"/>
    <w:rsid w:val="002F0A3D"/>
    <w:rsid w:val="002F0F2F"/>
    <w:rsid w:val="002F2456"/>
    <w:rsid w:val="002F3D06"/>
    <w:rsid w:val="002F5592"/>
    <w:rsid w:val="002F5A10"/>
    <w:rsid w:val="00300962"/>
    <w:rsid w:val="00300B8F"/>
    <w:rsid w:val="00301069"/>
    <w:rsid w:val="00301D53"/>
    <w:rsid w:val="0030287A"/>
    <w:rsid w:val="003034DA"/>
    <w:rsid w:val="00305BFC"/>
    <w:rsid w:val="00305BFF"/>
    <w:rsid w:val="003068A8"/>
    <w:rsid w:val="00306D4F"/>
    <w:rsid w:val="003070C1"/>
    <w:rsid w:val="003102C4"/>
    <w:rsid w:val="00310EFB"/>
    <w:rsid w:val="00311DE2"/>
    <w:rsid w:val="003128FD"/>
    <w:rsid w:val="00312916"/>
    <w:rsid w:val="00313F81"/>
    <w:rsid w:val="003140E7"/>
    <w:rsid w:val="00314CF3"/>
    <w:rsid w:val="00315AA0"/>
    <w:rsid w:val="00316680"/>
    <w:rsid w:val="0031679E"/>
    <w:rsid w:val="00317887"/>
    <w:rsid w:val="00317A14"/>
    <w:rsid w:val="00320846"/>
    <w:rsid w:val="003211F9"/>
    <w:rsid w:val="00322C82"/>
    <w:rsid w:val="00324FDE"/>
    <w:rsid w:val="003251C1"/>
    <w:rsid w:val="00325342"/>
    <w:rsid w:val="003254D6"/>
    <w:rsid w:val="003259E2"/>
    <w:rsid w:val="00325C63"/>
    <w:rsid w:val="00326D19"/>
    <w:rsid w:val="0033119F"/>
    <w:rsid w:val="0033133B"/>
    <w:rsid w:val="00333101"/>
    <w:rsid w:val="00333307"/>
    <w:rsid w:val="003335BA"/>
    <w:rsid w:val="0033360C"/>
    <w:rsid w:val="0033502E"/>
    <w:rsid w:val="00336E5D"/>
    <w:rsid w:val="00336F8B"/>
    <w:rsid w:val="00337937"/>
    <w:rsid w:val="00337A83"/>
    <w:rsid w:val="00340C16"/>
    <w:rsid w:val="003424E1"/>
    <w:rsid w:val="00342AF1"/>
    <w:rsid w:val="00342C10"/>
    <w:rsid w:val="00343053"/>
    <w:rsid w:val="0034306F"/>
    <w:rsid w:val="00343B71"/>
    <w:rsid w:val="00343E28"/>
    <w:rsid w:val="0034486B"/>
    <w:rsid w:val="003459D7"/>
    <w:rsid w:val="00346AE9"/>
    <w:rsid w:val="00347AC7"/>
    <w:rsid w:val="00347FDD"/>
    <w:rsid w:val="00350853"/>
    <w:rsid w:val="00351365"/>
    <w:rsid w:val="0035159F"/>
    <w:rsid w:val="003519D1"/>
    <w:rsid w:val="00351F7F"/>
    <w:rsid w:val="00353138"/>
    <w:rsid w:val="00353432"/>
    <w:rsid w:val="00354376"/>
    <w:rsid w:val="00354E55"/>
    <w:rsid w:val="00355331"/>
    <w:rsid w:val="00355819"/>
    <w:rsid w:val="003622E1"/>
    <w:rsid w:val="00362C21"/>
    <w:rsid w:val="00364209"/>
    <w:rsid w:val="00372512"/>
    <w:rsid w:val="003734DB"/>
    <w:rsid w:val="00374185"/>
    <w:rsid w:val="00374617"/>
    <w:rsid w:val="00375A50"/>
    <w:rsid w:val="00375ECD"/>
    <w:rsid w:val="003769BF"/>
    <w:rsid w:val="00380A46"/>
    <w:rsid w:val="00380CCA"/>
    <w:rsid w:val="00381922"/>
    <w:rsid w:val="003821A3"/>
    <w:rsid w:val="00382A37"/>
    <w:rsid w:val="00382FEC"/>
    <w:rsid w:val="00383746"/>
    <w:rsid w:val="00385E1D"/>
    <w:rsid w:val="00387297"/>
    <w:rsid w:val="00390452"/>
    <w:rsid w:val="0039064D"/>
    <w:rsid w:val="003906CA"/>
    <w:rsid w:val="0039340E"/>
    <w:rsid w:val="003A34DD"/>
    <w:rsid w:val="003A50B6"/>
    <w:rsid w:val="003A54C0"/>
    <w:rsid w:val="003B1DAE"/>
    <w:rsid w:val="003B2D2B"/>
    <w:rsid w:val="003B324C"/>
    <w:rsid w:val="003B40D1"/>
    <w:rsid w:val="003B5F48"/>
    <w:rsid w:val="003B7411"/>
    <w:rsid w:val="003C0CF3"/>
    <w:rsid w:val="003C1292"/>
    <w:rsid w:val="003C1D4D"/>
    <w:rsid w:val="003C30FB"/>
    <w:rsid w:val="003C3760"/>
    <w:rsid w:val="003C4010"/>
    <w:rsid w:val="003C4C4D"/>
    <w:rsid w:val="003C7022"/>
    <w:rsid w:val="003C73D1"/>
    <w:rsid w:val="003D5368"/>
    <w:rsid w:val="003D6A42"/>
    <w:rsid w:val="003D7142"/>
    <w:rsid w:val="003E0413"/>
    <w:rsid w:val="003E06D8"/>
    <w:rsid w:val="003E0ADD"/>
    <w:rsid w:val="003E1C3E"/>
    <w:rsid w:val="003E2B86"/>
    <w:rsid w:val="003E30C6"/>
    <w:rsid w:val="003E3F63"/>
    <w:rsid w:val="003E72DD"/>
    <w:rsid w:val="003E7F8F"/>
    <w:rsid w:val="003F0278"/>
    <w:rsid w:val="003F2929"/>
    <w:rsid w:val="003F4898"/>
    <w:rsid w:val="003F52A2"/>
    <w:rsid w:val="003F5D56"/>
    <w:rsid w:val="003F6F81"/>
    <w:rsid w:val="00400942"/>
    <w:rsid w:val="00400A60"/>
    <w:rsid w:val="00402AB2"/>
    <w:rsid w:val="00402F63"/>
    <w:rsid w:val="00403102"/>
    <w:rsid w:val="00403D75"/>
    <w:rsid w:val="00404BFA"/>
    <w:rsid w:val="00405178"/>
    <w:rsid w:val="00405DC8"/>
    <w:rsid w:val="00406428"/>
    <w:rsid w:val="004107B2"/>
    <w:rsid w:val="00410C37"/>
    <w:rsid w:val="00410CFA"/>
    <w:rsid w:val="00411ACE"/>
    <w:rsid w:val="004120F3"/>
    <w:rsid w:val="00412C45"/>
    <w:rsid w:val="00412CA5"/>
    <w:rsid w:val="0041306F"/>
    <w:rsid w:val="00413188"/>
    <w:rsid w:val="004146E7"/>
    <w:rsid w:val="00414C6D"/>
    <w:rsid w:val="00414DBC"/>
    <w:rsid w:val="004175D3"/>
    <w:rsid w:val="00420DD7"/>
    <w:rsid w:val="004233E9"/>
    <w:rsid w:val="004239CB"/>
    <w:rsid w:val="00424757"/>
    <w:rsid w:val="004258FD"/>
    <w:rsid w:val="0042601D"/>
    <w:rsid w:val="00431C0C"/>
    <w:rsid w:val="00431F76"/>
    <w:rsid w:val="00432B05"/>
    <w:rsid w:val="00433B51"/>
    <w:rsid w:val="004357F2"/>
    <w:rsid w:val="00435DF3"/>
    <w:rsid w:val="00437DEA"/>
    <w:rsid w:val="00441414"/>
    <w:rsid w:val="004414A9"/>
    <w:rsid w:val="00443DF2"/>
    <w:rsid w:val="00446394"/>
    <w:rsid w:val="00446686"/>
    <w:rsid w:val="00446AE0"/>
    <w:rsid w:val="00447106"/>
    <w:rsid w:val="0044789C"/>
    <w:rsid w:val="00447C4E"/>
    <w:rsid w:val="0045027B"/>
    <w:rsid w:val="0045141A"/>
    <w:rsid w:val="00451C60"/>
    <w:rsid w:val="00453985"/>
    <w:rsid w:val="00456915"/>
    <w:rsid w:val="00460458"/>
    <w:rsid w:val="00462655"/>
    <w:rsid w:val="00462E46"/>
    <w:rsid w:val="00465329"/>
    <w:rsid w:val="00465A56"/>
    <w:rsid w:val="00465CB3"/>
    <w:rsid w:val="00466F76"/>
    <w:rsid w:val="00471852"/>
    <w:rsid w:val="00473D4F"/>
    <w:rsid w:val="0047460C"/>
    <w:rsid w:val="00474A92"/>
    <w:rsid w:val="00474E52"/>
    <w:rsid w:val="004754C3"/>
    <w:rsid w:val="00476749"/>
    <w:rsid w:val="00477322"/>
    <w:rsid w:val="004832F8"/>
    <w:rsid w:val="004843A3"/>
    <w:rsid w:val="00484651"/>
    <w:rsid w:val="004866D4"/>
    <w:rsid w:val="00493EEC"/>
    <w:rsid w:val="00495E67"/>
    <w:rsid w:val="004966F1"/>
    <w:rsid w:val="00496891"/>
    <w:rsid w:val="00496C21"/>
    <w:rsid w:val="00496F7C"/>
    <w:rsid w:val="0049727F"/>
    <w:rsid w:val="00497824"/>
    <w:rsid w:val="004A1D1E"/>
    <w:rsid w:val="004A4C49"/>
    <w:rsid w:val="004A5D8D"/>
    <w:rsid w:val="004B0576"/>
    <w:rsid w:val="004B1058"/>
    <w:rsid w:val="004B3729"/>
    <w:rsid w:val="004B3A55"/>
    <w:rsid w:val="004B3E2D"/>
    <w:rsid w:val="004B4D36"/>
    <w:rsid w:val="004B5456"/>
    <w:rsid w:val="004B64B0"/>
    <w:rsid w:val="004B7BD8"/>
    <w:rsid w:val="004C05D9"/>
    <w:rsid w:val="004C1F9A"/>
    <w:rsid w:val="004C42BB"/>
    <w:rsid w:val="004C502E"/>
    <w:rsid w:val="004D0CFC"/>
    <w:rsid w:val="004D1CB1"/>
    <w:rsid w:val="004D26D2"/>
    <w:rsid w:val="004D50F5"/>
    <w:rsid w:val="004D523D"/>
    <w:rsid w:val="004D5848"/>
    <w:rsid w:val="004D6B4B"/>
    <w:rsid w:val="004D77E7"/>
    <w:rsid w:val="004E03A4"/>
    <w:rsid w:val="004E15FD"/>
    <w:rsid w:val="004E1C50"/>
    <w:rsid w:val="004E2546"/>
    <w:rsid w:val="004E286B"/>
    <w:rsid w:val="004E3D4E"/>
    <w:rsid w:val="004E5B7E"/>
    <w:rsid w:val="004E6077"/>
    <w:rsid w:val="004E6AF4"/>
    <w:rsid w:val="004E6BE2"/>
    <w:rsid w:val="004E7676"/>
    <w:rsid w:val="004F074C"/>
    <w:rsid w:val="004F0DFF"/>
    <w:rsid w:val="004F11D0"/>
    <w:rsid w:val="004F1C60"/>
    <w:rsid w:val="004F2F10"/>
    <w:rsid w:val="004F4C54"/>
    <w:rsid w:val="004F64A5"/>
    <w:rsid w:val="004F7385"/>
    <w:rsid w:val="004F7CC8"/>
    <w:rsid w:val="0050063A"/>
    <w:rsid w:val="00500889"/>
    <w:rsid w:val="00500EEA"/>
    <w:rsid w:val="005038DC"/>
    <w:rsid w:val="005038EF"/>
    <w:rsid w:val="0050482C"/>
    <w:rsid w:val="00506BB8"/>
    <w:rsid w:val="005072AF"/>
    <w:rsid w:val="005104BA"/>
    <w:rsid w:val="0051110B"/>
    <w:rsid w:val="00511F0F"/>
    <w:rsid w:val="00512704"/>
    <w:rsid w:val="0051292B"/>
    <w:rsid w:val="00514DB6"/>
    <w:rsid w:val="00515B32"/>
    <w:rsid w:val="005163E4"/>
    <w:rsid w:val="00516FD7"/>
    <w:rsid w:val="0051798C"/>
    <w:rsid w:val="0052210D"/>
    <w:rsid w:val="00522387"/>
    <w:rsid w:val="00523F32"/>
    <w:rsid w:val="00524597"/>
    <w:rsid w:val="005258E0"/>
    <w:rsid w:val="00525971"/>
    <w:rsid w:val="005302A7"/>
    <w:rsid w:val="00530B12"/>
    <w:rsid w:val="00530FB5"/>
    <w:rsid w:val="00531BED"/>
    <w:rsid w:val="00533EC2"/>
    <w:rsid w:val="00537A1C"/>
    <w:rsid w:val="00540B6A"/>
    <w:rsid w:val="00541680"/>
    <w:rsid w:val="005426FA"/>
    <w:rsid w:val="0054465F"/>
    <w:rsid w:val="0054520E"/>
    <w:rsid w:val="005454D8"/>
    <w:rsid w:val="0054743A"/>
    <w:rsid w:val="00547753"/>
    <w:rsid w:val="005520D6"/>
    <w:rsid w:val="005526F6"/>
    <w:rsid w:val="0055363A"/>
    <w:rsid w:val="0055463F"/>
    <w:rsid w:val="00555824"/>
    <w:rsid w:val="005559E5"/>
    <w:rsid w:val="00556ED5"/>
    <w:rsid w:val="00562177"/>
    <w:rsid w:val="005637C6"/>
    <w:rsid w:val="00563A2D"/>
    <w:rsid w:val="00563C5F"/>
    <w:rsid w:val="00565150"/>
    <w:rsid w:val="00566823"/>
    <w:rsid w:val="0056728E"/>
    <w:rsid w:val="00567440"/>
    <w:rsid w:val="00567B9D"/>
    <w:rsid w:val="00570B17"/>
    <w:rsid w:val="00571375"/>
    <w:rsid w:val="00572BF2"/>
    <w:rsid w:val="00572D49"/>
    <w:rsid w:val="00574572"/>
    <w:rsid w:val="0057692E"/>
    <w:rsid w:val="00580656"/>
    <w:rsid w:val="005807E2"/>
    <w:rsid w:val="00580D69"/>
    <w:rsid w:val="00581785"/>
    <w:rsid w:val="00582926"/>
    <w:rsid w:val="00585890"/>
    <w:rsid w:val="00586014"/>
    <w:rsid w:val="00586BBE"/>
    <w:rsid w:val="00590378"/>
    <w:rsid w:val="00590475"/>
    <w:rsid w:val="00590E63"/>
    <w:rsid w:val="0059165B"/>
    <w:rsid w:val="00592B34"/>
    <w:rsid w:val="0059350C"/>
    <w:rsid w:val="00594F9F"/>
    <w:rsid w:val="0059541F"/>
    <w:rsid w:val="00595A1B"/>
    <w:rsid w:val="005A01CB"/>
    <w:rsid w:val="005A2643"/>
    <w:rsid w:val="005A345E"/>
    <w:rsid w:val="005A3799"/>
    <w:rsid w:val="005A3E04"/>
    <w:rsid w:val="005A3E6B"/>
    <w:rsid w:val="005A56EB"/>
    <w:rsid w:val="005A759E"/>
    <w:rsid w:val="005B0543"/>
    <w:rsid w:val="005B0D5D"/>
    <w:rsid w:val="005B1246"/>
    <w:rsid w:val="005B2E3A"/>
    <w:rsid w:val="005B3421"/>
    <w:rsid w:val="005B39BE"/>
    <w:rsid w:val="005B3AB9"/>
    <w:rsid w:val="005B4EA9"/>
    <w:rsid w:val="005B67BD"/>
    <w:rsid w:val="005B6C37"/>
    <w:rsid w:val="005B79DC"/>
    <w:rsid w:val="005C0164"/>
    <w:rsid w:val="005C0EA4"/>
    <w:rsid w:val="005C0F13"/>
    <w:rsid w:val="005C3528"/>
    <w:rsid w:val="005C3E9F"/>
    <w:rsid w:val="005C5043"/>
    <w:rsid w:val="005C79CC"/>
    <w:rsid w:val="005D16B0"/>
    <w:rsid w:val="005E0A95"/>
    <w:rsid w:val="005E0B5E"/>
    <w:rsid w:val="005E1C40"/>
    <w:rsid w:val="005E2AC8"/>
    <w:rsid w:val="005E31CF"/>
    <w:rsid w:val="005E3627"/>
    <w:rsid w:val="005E5A8C"/>
    <w:rsid w:val="005E5B7C"/>
    <w:rsid w:val="005E6C3D"/>
    <w:rsid w:val="005E745D"/>
    <w:rsid w:val="005F1F0B"/>
    <w:rsid w:val="005F2028"/>
    <w:rsid w:val="005F2DBC"/>
    <w:rsid w:val="005F59BB"/>
    <w:rsid w:val="005F69B8"/>
    <w:rsid w:val="005F7227"/>
    <w:rsid w:val="005F770B"/>
    <w:rsid w:val="0060042C"/>
    <w:rsid w:val="00600BEB"/>
    <w:rsid w:val="006013F0"/>
    <w:rsid w:val="0060437A"/>
    <w:rsid w:val="00604779"/>
    <w:rsid w:val="00605762"/>
    <w:rsid w:val="00605FBF"/>
    <w:rsid w:val="0060637E"/>
    <w:rsid w:val="0061123E"/>
    <w:rsid w:val="00611CA4"/>
    <w:rsid w:val="00612504"/>
    <w:rsid w:val="00612EEA"/>
    <w:rsid w:val="00614EBC"/>
    <w:rsid w:val="00615BD9"/>
    <w:rsid w:val="006167CC"/>
    <w:rsid w:val="00620419"/>
    <w:rsid w:val="00620B5B"/>
    <w:rsid w:val="00623C80"/>
    <w:rsid w:val="00626E3E"/>
    <w:rsid w:val="00630A16"/>
    <w:rsid w:val="00631AC3"/>
    <w:rsid w:val="006360DD"/>
    <w:rsid w:val="006369FB"/>
    <w:rsid w:val="00640F97"/>
    <w:rsid w:val="00641AF3"/>
    <w:rsid w:val="00642114"/>
    <w:rsid w:val="00643403"/>
    <w:rsid w:val="006453E1"/>
    <w:rsid w:val="006477AB"/>
    <w:rsid w:val="00650401"/>
    <w:rsid w:val="00652649"/>
    <w:rsid w:val="0065495B"/>
    <w:rsid w:val="00656763"/>
    <w:rsid w:val="006577C1"/>
    <w:rsid w:val="00657B30"/>
    <w:rsid w:val="006608BD"/>
    <w:rsid w:val="00661B3A"/>
    <w:rsid w:val="00663035"/>
    <w:rsid w:val="006634F5"/>
    <w:rsid w:val="00663F34"/>
    <w:rsid w:val="00666556"/>
    <w:rsid w:val="006715B4"/>
    <w:rsid w:val="00671620"/>
    <w:rsid w:val="00672057"/>
    <w:rsid w:val="00672A59"/>
    <w:rsid w:val="00673638"/>
    <w:rsid w:val="00673E25"/>
    <w:rsid w:val="006747C7"/>
    <w:rsid w:val="00674AA8"/>
    <w:rsid w:val="00674F60"/>
    <w:rsid w:val="00676AAC"/>
    <w:rsid w:val="00677BB5"/>
    <w:rsid w:val="00677C5F"/>
    <w:rsid w:val="00680DC5"/>
    <w:rsid w:val="00682017"/>
    <w:rsid w:val="006821BF"/>
    <w:rsid w:val="00682C41"/>
    <w:rsid w:val="00682D0E"/>
    <w:rsid w:val="00683A59"/>
    <w:rsid w:val="0068451D"/>
    <w:rsid w:val="00686AD7"/>
    <w:rsid w:val="00691BCA"/>
    <w:rsid w:val="00692911"/>
    <w:rsid w:val="0069592C"/>
    <w:rsid w:val="00696837"/>
    <w:rsid w:val="006A0C28"/>
    <w:rsid w:val="006A162D"/>
    <w:rsid w:val="006A1AB9"/>
    <w:rsid w:val="006A4DF7"/>
    <w:rsid w:val="006A54A9"/>
    <w:rsid w:val="006A5830"/>
    <w:rsid w:val="006A60D6"/>
    <w:rsid w:val="006A6133"/>
    <w:rsid w:val="006A6C6B"/>
    <w:rsid w:val="006A73BD"/>
    <w:rsid w:val="006B176F"/>
    <w:rsid w:val="006B2B3A"/>
    <w:rsid w:val="006B2C0E"/>
    <w:rsid w:val="006B41A2"/>
    <w:rsid w:val="006B44F4"/>
    <w:rsid w:val="006B542E"/>
    <w:rsid w:val="006B678C"/>
    <w:rsid w:val="006B7683"/>
    <w:rsid w:val="006B7D88"/>
    <w:rsid w:val="006C0012"/>
    <w:rsid w:val="006C0109"/>
    <w:rsid w:val="006C2518"/>
    <w:rsid w:val="006C4117"/>
    <w:rsid w:val="006C7036"/>
    <w:rsid w:val="006C7A54"/>
    <w:rsid w:val="006C7F37"/>
    <w:rsid w:val="006D049A"/>
    <w:rsid w:val="006D16CE"/>
    <w:rsid w:val="006D2800"/>
    <w:rsid w:val="006D3210"/>
    <w:rsid w:val="006D3F21"/>
    <w:rsid w:val="006D650C"/>
    <w:rsid w:val="006E1915"/>
    <w:rsid w:val="006E1AAC"/>
    <w:rsid w:val="006E2AD1"/>
    <w:rsid w:val="006E34E3"/>
    <w:rsid w:val="006E3C2C"/>
    <w:rsid w:val="006E4B52"/>
    <w:rsid w:val="006E612B"/>
    <w:rsid w:val="006F0FC1"/>
    <w:rsid w:val="006F156E"/>
    <w:rsid w:val="006F28C7"/>
    <w:rsid w:val="006F2DD0"/>
    <w:rsid w:val="006F7BD4"/>
    <w:rsid w:val="00700D85"/>
    <w:rsid w:val="00700D9E"/>
    <w:rsid w:val="00700DDC"/>
    <w:rsid w:val="007021B7"/>
    <w:rsid w:val="007030EF"/>
    <w:rsid w:val="0070368B"/>
    <w:rsid w:val="00704DEA"/>
    <w:rsid w:val="007050D3"/>
    <w:rsid w:val="00710B48"/>
    <w:rsid w:val="007111B8"/>
    <w:rsid w:val="007113B5"/>
    <w:rsid w:val="00711BF1"/>
    <w:rsid w:val="00713498"/>
    <w:rsid w:val="007138FE"/>
    <w:rsid w:val="007159DD"/>
    <w:rsid w:val="0071665D"/>
    <w:rsid w:val="00721743"/>
    <w:rsid w:val="00721EEC"/>
    <w:rsid w:val="00724B6A"/>
    <w:rsid w:val="00726242"/>
    <w:rsid w:val="00727482"/>
    <w:rsid w:val="00730EE7"/>
    <w:rsid w:val="007314E2"/>
    <w:rsid w:val="00731AB9"/>
    <w:rsid w:val="00731E56"/>
    <w:rsid w:val="00732682"/>
    <w:rsid w:val="00735EDD"/>
    <w:rsid w:val="0073616D"/>
    <w:rsid w:val="0073666E"/>
    <w:rsid w:val="00740E19"/>
    <w:rsid w:val="00741ACD"/>
    <w:rsid w:val="00741BE8"/>
    <w:rsid w:val="00741C0B"/>
    <w:rsid w:val="007425EA"/>
    <w:rsid w:val="007433FD"/>
    <w:rsid w:val="00743D65"/>
    <w:rsid w:val="007442B9"/>
    <w:rsid w:val="00744FA7"/>
    <w:rsid w:val="007462D0"/>
    <w:rsid w:val="00747F97"/>
    <w:rsid w:val="00750D39"/>
    <w:rsid w:val="00751687"/>
    <w:rsid w:val="0075228C"/>
    <w:rsid w:val="007533EE"/>
    <w:rsid w:val="00753EBD"/>
    <w:rsid w:val="00755457"/>
    <w:rsid w:val="00756937"/>
    <w:rsid w:val="00756A31"/>
    <w:rsid w:val="00756E72"/>
    <w:rsid w:val="007570B8"/>
    <w:rsid w:val="00757855"/>
    <w:rsid w:val="0076024D"/>
    <w:rsid w:val="00760880"/>
    <w:rsid w:val="00760AD4"/>
    <w:rsid w:val="00760E0E"/>
    <w:rsid w:val="0076179B"/>
    <w:rsid w:val="007628AB"/>
    <w:rsid w:val="00763338"/>
    <w:rsid w:val="00763ED5"/>
    <w:rsid w:val="00764312"/>
    <w:rsid w:val="0076503A"/>
    <w:rsid w:val="007651EA"/>
    <w:rsid w:val="0076572E"/>
    <w:rsid w:val="00770722"/>
    <w:rsid w:val="00772AAC"/>
    <w:rsid w:val="00773742"/>
    <w:rsid w:val="00773A5B"/>
    <w:rsid w:val="00773DCE"/>
    <w:rsid w:val="007740A3"/>
    <w:rsid w:val="0077474A"/>
    <w:rsid w:val="00776CB8"/>
    <w:rsid w:val="00777232"/>
    <w:rsid w:val="00777271"/>
    <w:rsid w:val="0077754B"/>
    <w:rsid w:val="00780BE0"/>
    <w:rsid w:val="00780BEF"/>
    <w:rsid w:val="00780C72"/>
    <w:rsid w:val="00780DB7"/>
    <w:rsid w:val="007810B1"/>
    <w:rsid w:val="00782011"/>
    <w:rsid w:val="00782422"/>
    <w:rsid w:val="007834F8"/>
    <w:rsid w:val="00783FBA"/>
    <w:rsid w:val="007845C5"/>
    <w:rsid w:val="00784886"/>
    <w:rsid w:val="00784FCE"/>
    <w:rsid w:val="00785706"/>
    <w:rsid w:val="0078698D"/>
    <w:rsid w:val="0078752E"/>
    <w:rsid w:val="0078776E"/>
    <w:rsid w:val="007958B9"/>
    <w:rsid w:val="00797C4B"/>
    <w:rsid w:val="007A057C"/>
    <w:rsid w:val="007A230D"/>
    <w:rsid w:val="007A336E"/>
    <w:rsid w:val="007A3BBE"/>
    <w:rsid w:val="007A3CCB"/>
    <w:rsid w:val="007A42E7"/>
    <w:rsid w:val="007A4791"/>
    <w:rsid w:val="007A5EA4"/>
    <w:rsid w:val="007A66E5"/>
    <w:rsid w:val="007A6A76"/>
    <w:rsid w:val="007A6E00"/>
    <w:rsid w:val="007B05AA"/>
    <w:rsid w:val="007B3D89"/>
    <w:rsid w:val="007B6C77"/>
    <w:rsid w:val="007C131B"/>
    <w:rsid w:val="007C46BF"/>
    <w:rsid w:val="007C6D74"/>
    <w:rsid w:val="007C7386"/>
    <w:rsid w:val="007D0121"/>
    <w:rsid w:val="007D13DD"/>
    <w:rsid w:val="007D2080"/>
    <w:rsid w:val="007D279B"/>
    <w:rsid w:val="007D5E9E"/>
    <w:rsid w:val="007D71A8"/>
    <w:rsid w:val="007D7587"/>
    <w:rsid w:val="007E0902"/>
    <w:rsid w:val="007E163F"/>
    <w:rsid w:val="007E199F"/>
    <w:rsid w:val="007E303A"/>
    <w:rsid w:val="007E483C"/>
    <w:rsid w:val="007E4A9C"/>
    <w:rsid w:val="007E5E6E"/>
    <w:rsid w:val="007E5EB1"/>
    <w:rsid w:val="007E62CD"/>
    <w:rsid w:val="007E759A"/>
    <w:rsid w:val="007E79BE"/>
    <w:rsid w:val="007F1D2F"/>
    <w:rsid w:val="007F35EF"/>
    <w:rsid w:val="007F4A50"/>
    <w:rsid w:val="007F4ACA"/>
    <w:rsid w:val="007F4F49"/>
    <w:rsid w:val="007F54EC"/>
    <w:rsid w:val="007F5664"/>
    <w:rsid w:val="007F692E"/>
    <w:rsid w:val="007F75A4"/>
    <w:rsid w:val="007F78F7"/>
    <w:rsid w:val="007F7F2C"/>
    <w:rsid w:val="00800827"/>
    <w:rsid w:val="00800E12"/>
    <w:rsid w:val="00800F96"/>
    <w:rsid w:val="00802621"/>
    <w:rsid w:val="008030D8"/>
    <w:rsid w:val="00804F97"/>
    <w:rsid w:val="00805D2C"/>
    <w:rsid w:val="008060BA"/>
    <w:rsid w:val="00810193"/>
    <w:rsid w:val="008103CE"/>
    <w:rsid w:val="00810B4A"/>
    <w:rsid w:val="00812BDA"/>
    <w:rsid w:val="008147A2"/>
    <w:rsid w:val="008157E2"/>
    <w:rsid w:val="0081617B"/>
    <w:rsid w:val="00816AC6"/>
    <w:rsid w:val="00816CB9"/>
    <w:rsid w:val="0082095D"/>
    <w:rsid w:val="00820FB6"/>
    <w:rsid w:val="008216AD"/>
    <w:rsid w:val="0082349F"/>
    <w:rsid w:val="00823997"/>
    <w:rsid w:val="00824192"/>
    <w:rsid w:val="00826838"/>
    <w:rsid w:val="0083297B"/>
    <w:rsid w:val="0083511C"/>
    <w:rsid w:val="00836EDF"/>
    <w:rsid w:val="00837387"/>
    <w:rsid w:val="00837E7A"/>
    <w:rsid w:val="008404E0"/>
    <w:rsid w:val="00840A6E"/>
    <w:rsid w:val="008419BF"/>
    <w:rsid w:val="00843CC4"/>
    <w:rsid w:val="00844AD7"/>
    <w:rsid w:val="00846421"/>
    <w:rsid w:val="00846D7F"/>
    <w:rsid w:val="00850D5E"/>
    <w:rsid w:val="00850D61"/>
    <w:rsid w:val="008518C6"/>
    <w:rsid w:val="00851B2B"/>
    <w:rsid w:val="00852550"/>
    <w:rsid w:val="0085457D"/>
    <w:rsid w:val="008554E5"/>
    <w:rsid w:val="008566AF"/>
    <w:rsid w:val="0086201B"/>
    <w:rsid w:val="00866887"/>
    <w:rsid w:val="00866AA5"/>
    <w:rsid w:val="00867329"/>
    <w:rsid w:val="00867F57"/>
    <w:rsid w:val="00870000"/>
    <w:rsid w:val="008702D4"/>
    <w:rsid w:val="008714CD"/>
    <w:rsid w:val="008721F5"/>
    <w:rsid w:val="00872B4B"/>
    <w:rsid w:val="00873552"/>
    <w:rsid w:val="00874D28"/>
    <w:rsid w:val="00874F0B"/>
    <w:rsid w:val="00880B8B"/>
    <w:rsid w:val="00884E6E"/>
    <w:rsid w:val="008853A6"/>
    <w:rsid w:val="00885806"/>
    <w:rsid w:val="00886B68"/>
    <w:rsid w:val="00886F37"/>
    <w:rsid w:val="00891844"/>
    <w:rsid w:val="00891A86"/>
    <w:rsid w:val="00891B4F"/>
    <w:rsid w:val="00892D5D"/>
    <w:rsid w:val="00892D9E"/>
    <w:rsid w:val="00896632"/>
    <w:rsid w:val="008A2303"/>
    <w:rsid w:val="008A2E90"/>
    <w:rsid w:val="008A3BAB"/>
    <w:rsid w:val="008A5E1C"/>
    <w:rsid w:val="008A776D"/>
    <w:rsid w:val="008B000B"/>
    <w:rsid w:val="008B00C0"/>
    <w:rsid w:val="008B0BD7"/>
    <w:rsid w:val="008B17CE"/>
    <w:rsid w:val="008B3E7F"/>
    <w:rsid w:val="008C060F"/>
    <w:rsid w:val="008C0B4A"/>
    <w:rsid w:val="008C17F0"/>
    <w:rsid w:val="008C5C0B"/>
    <w:rsid w:val="008D001F"/>
    <w:rsid w:val="008D141D"/>
    <w:rsid w:val="008D43AA"/>
    <w:rsid w:val="008D7F2A"/>
    <w:rsid w:val="008E0188"/>
    <w:rsid w:val="008E09E6"/>
    <w:rsid w:val="008E3D05"/>
    <w:rsid w:val="008E6894"/>
    <w:rsid w:val="008E768E"/>
    <w:rsid w:val="008F2A83"/>
    <w:rsid w:val="009038C1"/>
    <w:rsid w:val="00904F49"/>
    <w:rsid w:val="0090511B"/>
    <w:rsid w:val="00907F61"/>
    <w:rsid w:val="00910102"/>
    <w:rsid w:val="009103B1"/>
    <w:rsid w:val="00910C58"/>
    <w:rsid w:val="009135C2"/>
    <w:rsid w:val="009137DA"/>
    <w:rsid w:val="00913B49"/>
    <w:rsid w:val="009144F6"/>
    <w:rsid w:val="00914D20"/>
    <w:rsid w:val="009151FF"/>
    <w:rsid w:val="009152B6"/>
    <w:rsid w:val="00915AB2"/>
    <w:rsid w:val="00916F2F"/>
    <w:rsid w:val="00917476"/>
    <w:rsid w:val="009177AF"/>
    <w:rsid w:val="00917E17"/>
    <w:rsid w:val="0092102A"/>
    <w:rsid w:val="0092216A"/>
    <w:rsid w:val="00925C2C"/>
    <w:rsid w:val="00926161"/>
    <w:rsid w:val="00930AA7"/>
    <w:rsid w:val="00931CC7"/>
    <w:rsid w:val="009339DE"/>
    <w:rsid w:val="009350B8"/>
    <w:rsid w:val="0093594F"/>
    <w:rsid w:val="00936A58"/>
    <w:rsid w:val="00936D0F"/>
    <w:rsid w:val="009379D6"/>
    <w:rsid w:val="00940626"/>
    <w:rsid w:val="0094354C"/>
    <w:rsid w:val="00943CF6"/>
    <w:rsid w:val="00943D3A"/>
    <w:rsid w:val="00944208"/>
    <w:rsid w:val="00944743"/>
    <w:rsid w:val="00944E8C"/>
    <w:rsid w:val="009458B3"/>
    <w:rsid w:val="009462C7"/>
    <w:rsid w:val="00947385"/>
    <w:rsid w:val="00947B0E"/>
    <w:rsid w:val="009502E6"/>
    <w:rsid w:val="009513BC"/>
    <w:rsid w:val="0095202F"/>
    <w:rsid w:val="009522C2"/>
    <w:rsid w:val="00954EC1"/>
    <w:rsid w:val="009559CF"/>
    <w:rsid w:val="00955A26"/>
    <w:rsid w:val="009566BC"/>
    <w:rsid w:val="00957A55"/>
    <w:rsid w:val="0096136A"/>
    <w:rsid w:val="009632E0"/>
    <w:rsid w:val="009634DD"/>
    <w:rsid w:val="009645CC"/>
    <w:rsid w:val="00966691"/>
    <w:rsid w:val="00970288"/>
    <w:rsid w:val="00970518"/>
    <w:rsid w:val="00970608"/>
    <w:rsid w:val="00971AB2"/>
    <w:rsid w:val="00973894"/>
    <w:rsid w:val="00981DF0"/>
    <w:rsid w:val="009827DA"/>
    <w:rsid w:val="0098366E"/>
    <w:rsid w:val="009858F1"/>
    <w:rsid w:val="00985E60"/>
    <w:rsid w:val="00986314"/>
    <w:rsid w:val="00986ACF"/>
    <w:rsid w:val="00990513"/>
    <w:rsid w:val="009911A9"/>
    <w:rsid w:val="00991C9A"/>
    <w:rsid w:val="009920EB"/>
    <w:rsid w:val="009923A5"/>
    <w:rsid w:val="0099320E"/>
    <w:rsid w:val="009933A7"/>
    <w:rsid w:val="00993E8A"/>
    <w:rsid w:val="00994E8A"/>
    <w:rsid w:val="009968C0"/>
    <w:rsid w:val="00996999"/>
    <w:rsid w:val="00996D5A"/>
    <w:rsid w:val="009975CE"/>
    <w:rsid w:val="00997FD6"/>
    <w:rsid w:val="009A0C0B"/>
    <w:rsid w:val="009A0CCA"/>
    <w:rsid w:val="009A0F5C"/>
    <w:rsid w:val="009A1D47"/>
    <w:rsid w:val="009A3842"/>
    <w:rsid w:val="009A4B4F"/>
    <w:rsid w:val="009A56DA"/>
    <w:rsid w:val="009A5717"/>
    <w:rsid w:val="009A5E56"/>
    <w:rsid w:val="009A6339"/>
    <w:rsid w:val="009A656D"/>
    <w:rsid w:val="009A6F7C"/>
    <w:rsid w:val="009A721E"/>
    <w:rsid w:val="009A7A0B"/>
    <w:rsid w:val="009B3206"/>
    <w:rsid w:val="009B3C63"/>
    <w:rsid w:val="009B3C6A"/>
    <w:rsid w:val="009B5C69"/>
    <w:rsid w:val="009B61BC"/>
    <w:rsid w:val="009B71A3"/>
    <w:rsid w:val="009C01BF"/>
    <w:rsid w:val="009C06D6"/>
    <w:rsid w:val="009C07E5"/>
    <w:rsid w:val="009C236A"/>
    <w:rsid w:val="009C29CB"/>
    <w:rsid w:val="009C2D2C"/>
    <w:rsid w:val="009C4595"/>
    <w:rsid w:val="009C513A"/>
    <w:rsid w:val="009C5B53"/>
    <w:rsid w:val="009C61AD"/>
    <w:rsid w:val="009D0713"/>
    <w:rsid w:val="009D0D7C"/>
    <w:rsid w:val="009D3FFA"/>
    <w:rsid w:val="009D4120"/>
    <w:rsid w:val="009D481C"/>
    <w:rsid w:val="009D51C2"/>
    <w:rsid w:val="009D7248"/>
    <w:rsid w:val="009E15F8"/>
    <w:rsid w:val="009E2E74"/>
    <w:rsid w:val="009E2E9D"/>
    <w:rsid w:val="009E3084"/>
    <w:rsid w:val="009E3812"/>
    <w:rsid w:val="009E5457"/>
    <w:rsid w:val="009E570A"/>
    <w:rsid w:val="009E58C0"/>
    <w:rsid w:val="009E6665"/>
    <w:rsid w:val="009E6A8E"/>
    <w:rsid w:val="009E791A"/>
    <w:rsid w:val="009F064A"/>
    <w:rsid w:val="009F1608"/>
    <w:rsid w:val="009F254E"/>
    <w:rsid w:val="009F3462"/>
    <w:rsid w:val="009F68D1"/>
    <w:rsid w:val="009F71F6"/>
    <w:rsid w:val="009F7617"/>
    <w:rsid w:val="009F7C49"/>
    <w:rsid w:val="00A01E10"/>
    <w:rsid w:val="00A03999"/>
    <w:rsid w:val="00A03FD6"/>
    <w:rsid w:val="00A05311"/>
    <w:rsid w:val="00A06BA8"/>
    <w:rsid w:val="00A072FF"/>
    <w:rsid w:val="00A104A8"/>
    <w:rsid w:val="00A10965"/>
    <w:rsid w:val="00A1436D"/>
    <w:rsid w:val="00A15A0E"/>
    <w:rsid w:val="00A15B4C"/>
    <w:rsid w:val="00A162DD"/>
    <w:rsid w:val="00A1636F"/>
    <w:rsid w:val="00A16E80"/>
    <w:rsid w:val="00A178AF"/>
    <w:rsid w:val="00A205BE"/>
    <w:rsid w:val="00A235FE"/>
    <w:rsid w:val="00A2384D"/>
    <w:rsid w:val="00A23A02"/>
    <w:rsid w:val="00A23C92"/>
    <w:rsid w:val="00A24002"/>
    <w:rsid w:val="00A268B2"/>
    <w:rsid w:val="00A2719C"/>
    <w:rsid w:val="00A27443"/>
    <w:rsid w:val="00A31820"/>
    <w:rsid w:val="00A32C8C"/>
    <w:rsid w:val="00A33DA8"/>
    <w:rsid w:val="00A35445"/>
    <w:rsid w:val="00A37341"/>
    <w:rsid w:val="00A37D0D"/>
    <w:rsid w:val="00A37F70"/>
    <w:rsid w:val="00A40CE8"/>
    <w:rsid w:val="00A44C10"/>
    <w:rsid w:val="00A44E03"/>
    <w:rsid w:val="00A45F8F"/>
    <w:rsid w:val="00A47D40"/>
    <w:rsid w:val="00A501B8"/>
    <w:rsid w:val="00A5139F"/>
    <w:rsid w:val="00A5153F"/>
    <w:rsid w:val="00A543C2"/>
    <w:rsid w:val="00A552C8"/>
    <w:rsid w:val="00A57D7C"/>
    <w:rsid w:val="00A62001"/>
    <w:rsid w:val="00A62551"/>
    <w:rsid w:val="00A6480A"/>
    <w:rsid w:val="00A66236"/>
    <w:rsid w:val="00A676FC"/>
    <w:rsid w:val="00A67952"/>
    <w:rsid w:val="00A700D0"/>
    <w:rsid w:val="00A70EC3"/>
    <w:rsid w:val="00A71537"/>
    <w:rsid w:val="00A71E0D"/>
    <w:rsid w:val="00A7283B"/>
    <w:rsid w:val="00A73B83"/>
    <w:rsid w:val="00A74F4C"/>
    <w:rsid w:val="00A75061"/>
    <w:rsid w:val="00A760F6"/>
    <w:rsid w:val="00A766EF"/>
    <w:rsid w:val="00A76C9E"/>
    <w:rsid w:val="00A77DBC"/>
    <w:rsid w:val="00A77EFC"/>
    <w:rsid w:val="00A80631"/>
    <w:rsid w:val="00A8067E"/>
    <w:rsid w:val="00A8119E"/>
    <w:rsid w:val="00A81A5E"/>
    <w:rsid w:val="00A81BAD"/>
    <w:rsid w:val="00A8209B"/>
    <w:rsid w:val="00A82640"/>
    <w:rsid w:val="00A844F1"/>
    <w:rsid w:val="00A8749C"/>
    <w:rsid w:val="00A91453"/>
    <w:rsid w:val="00A91949"/>
    <w:rsid w:val="00A92698"/>
    <w:rsid w:val="00A929A5"/>
    <w:rsid w:val="00A973F9"/>
    <w:rsid w:val="00AA0445"/>
    <w:rsid w:val="00AA1441"/>
    <w:rsid w:val="00AA1CB0"/>
    <w:rsid w:val="00AA3008"/>
    <w:rsid w:val="00AA6141"/>
    <w:rsid w:val="00AA6283"/>
    <w:rsid w:val="00AA7574"/>
    <w:rsid w:val="00AB0D21"/>
    <w:rsid w:val="00AB2249"/>
    <w:rsid w:val="00AB2E18"/>
    <w:rsid w:val="00AB3387"/>
    <w:rsid w:val="00AB3581"/>
    <w:rsid w:val="00AB37FA"/>
    <w:rsid w:val="00AB5131"/>
    <w:rsid w:val="00AB5374"/>
    <w:rsid w:val="00AB53C1"/>
    <w:rsid w:val="00AB5991"/>
    <w:rsid w:val="00AB5EE1"/>
    <w:rsid w:val="00AB6C09"/>
    <w:rsid w:val="00AB6C9D"/>
    <w:rsid w:val="00AC1C17"/>
    <w:rsid w:val="00AC21BC"/>
    <w:rsid w:val="00AC25AA"/>
    <w:rsid w:val="00AC2A2E"/>
    <w:rsid w:val="00AC37F2"/>
    <w:rsid w:val="00AC4ABE"/>
    <w:rsid w:val="00AD11DA"/>
    <w:rsid w:val="00AD1869"/>
    <w:rsid w:val="00AD4443"/>
    <w:rsid w:val="00AD7200"/>
    <w:rsid w:val="00AD75D4"/>
    <w:rsid w:val="00AE1390"/>
    <w:rsid w:val="00AE2437"/>
    <w:rsid w:val="00AE260F"/>
    <w:rsid w:val="00AE3044"/>
    <w:rsid w:val="00AE4352"/>
    <w:rsid w:val="00AE4BA6"/>
    <w:rsid w:val="00AE57E7"/>
    <w:rsid w:val="00AE6A2C"/>
    <w:rsid w:val="00AF04AF"/>
    <w:rsid w:val="00AF246F"/>
    <w:rsid w:val="00AF2F7A"/>
    <w:rsid w:val="00AF3D75"/>
    <w:rsid w:val="00AF4CAA"/>
    <w:rsid w:val="00AF4FE2"/>
    <w:rsid w:val="00AF5673"/>
    <w:rsid w:val="00B0152F"/>
    <w:rsid w:val="00B044B7"/>
    <w:rsid w:val="00B04C8B"/>
    <w:rsid w:val="00B0500D"/>
    <w:rsid w:val="00B05214"/>
    <w:rsid w:val="00B05408"/>
    <w:rsid w:val="00B054CC"/>
    <w:rsid w:val="00B058C8"/>
    <w:rsid w:val="00B11936"/>
    <w:rsid w:val="00B12BB4"/>
    <w:rsid w:val="00B13B59"/>
    <w:rsid w:val="00B15E85"/>
    <w:rsid w:val="00B16BA7"/>
    <w:rsid w:val="00B17296"/>
    <w:rsid w:val="00B202A9"/>
    <w:rsid w:val="00B21156"/>
    <w:rsid w:val="00B217FC"/>
    <w:rsid w:val="00B23EAE"/>
    <w:rsid w:val="00B2557E"/>
    <w:rsid w:val="00B25C2A"/>
    <w:rsid w:val="00B317F3"/>
    <w:rsid w:val="00B33536"/>
    <w:rsid w:val="00B33679"/>
    <w:rsid w:val="00B3468B"/>
    <w:rsid w:val="00B34BB0"/>
    <w:rsid w:val="00B35731"/>
    <w:rsid w:val="00B36C46"/>
    <w:rsid w:val="00B41485"/>
    <w:rsid w:val="00B41971"/>
    <w:rsid w:val="00B429D8"/>
    <w:rsid w:val="00B42C11"/>
    <w:rsid w:val="00B43AB0"/>
    <w:rsid w:val="00B43C43"/>
    <w:rsid w:val="00B43D92"/>
    <w:rsid w:val="00B44578"/>
    <w:rsid w:val="00B4466C"/>
    <w:rsid w:val="00B4781A"/>
    <w:rsid w:val="00B5184C"/>
    <w:rsid w:val="00B51A3A"/>
    <w:rsid w:val="00B51F0C"/>
    <w:rsid w:val="00B5256D"/>
    <w:rsid w:val="00B52C54"/>
    <w:rsid w:val="00B53BA1"/>
    <w:rsid w:val="00B546DC"/>
    <w:rsid w:val="00B55AE4"/>
    <w:rsid w:val="00B572F2"/>
    <w:rsid w:val="00B57302"/>
    <w:rsid w:val="00B61752"/>
    <w:rsid w:val="00B61BCF"/>
    <w:rsid w:val="00B62AA1"/>
    <w:rsid w:val="00B64829"/>
    <w:rsid w:val="00B65CF9"/>
    <w:rsid w:val="00B66934"/>
    <w:rsid w:val="00B72633"/>
    <w:rsid w:val="00B75210"/>
    <w:rsid w:val="00B758D8"/>
    <w:rsid w:val="00B77230"/>
    <w:rsid w:val="00B81794"/>
    <w:rsid w:val="00B8235E"/>
    <w:rsid w:val="00B8249F"/>
    <w:rsid w:val="00B831EC"/>
    <w:rsid w:val="00B83D3E"/>
    <w:rsid w:val="00B8439B"/>
    <w:rsid w:val="00B8793C"/>
    <w:rsid w:val="00B91C1E"/>
    <w:rsid w:val="00B926A5"/>
    <w:rsid w:val="00B9313C"/>
    <w:rsid w:val="00B93CF1"/>
    <w:rsid w:val="00B9437C"/>
    <w:rsid w:val="00B94F10"/>
    <w:rsid w:val="00B96CB1"/>
    <w:rsid w:val="00BA248D"/>
    <w:rsid w:val="00BA262E"/>
    <w:rsid w:val="00BA3C66"/>
    <w:rsid w:val="00BA741C"/>
    <w:rsid w:val="00BA7690"/>
    <w:rsid w:val="00BB123F"/>
    <w:rsid w:val="00BB2F0B"/>
    <w:rsid w:val="00BB44FB"/>
    <w:rsid w:val="00BB6AA8"/>
    <w:rsid w:val="00BB71F9"/>
    <w:rsid w:val="00BB755E"/>
    <w:rsid w:val="00BC0BC2"/>
    <w:rsid w:val="00BC1869"/>
    <w:rsid w:val="00BC457F"/>
    <w:rsid w:val="00BC6F72"/>
    <w:rsid w:val="00BC7302"/>
    <w:rsid w:val="00BD03A1"/>
    <w:rsid w:val="00BD0473"/>
    <w:rsid w:val="00BD1B4A"/>
    <w:rsid w:val="00BD1E66"/>
    <w:rsid w:val="00BD2739"/>
    <w:rsid w:val="00BD3090"/>
    <w:rsid w:val="00BD37BA"/>
    <w:rsid w:val="00BD5E63"/>
    <w:rsid w:val="00BD6A7F"/>
    <w:rsid w:val="00BD6E8D"/>
    <w:rsid w:val="00BE0896"/>
    <w:rsid w:val="00BE0A5C"/>
    <w:rsid w:val="00BE192B"/>
    <w:rsid w:val="00BE1F16"/>
    <w:rsid w:val="00BE26B2"/>
    <w:rsid w:val="00BE2A67"/>
    <w:rsid w:val="00BE5579"/>
    <w:rsid w:val="00BE6762"/>
    <w:rsid w:val="00BE7733"/>
    <w:rsid w:val="00BF0EEB"/>
    <w:rsid w:val="00BF23D2"/>
    <w:rsid w:val="00BF349E"/>
    <w:rsid w:val="00BF67D0"/>
    <w:rsid w:val="00BF6F8D"/>
    <w:rsid w:val="00C00769"/>
    <w:rsid w:val="00C04CC9"/>
    <w:rsid w:val="00C04FA5"/>
    <w:rsid w:val="00C06ACF"/>
    <w:rsid w:val="00C076AE"/>
    <w:rsid w:val="00C1214B"/>
    <w:rsid w:val="00C121C0"/>
    <w:rsid w:val="00C12C0B"/>
    <w:rsid w:val="00C13BA5"/>
    <w:rsid w:val="00C13F63"/>
    <w:rsid w:val="00C16353"/>
    <w:rsid w:val="00C17A88"/>
    <w:rsid w:val="00C202DE"/>
    <w:rsid w:val="00C2120C"/>
    <w:rsid w:val="00C22689"/>
    <w:rsid w:val="00C23744"/>
    <w:rsid w:val="00C2384A"/>
    <w:rsid w:val="00C23FEF"/>
    <w:rsid w:val="00C24237"/>
    <w:rsid w:val="00C2667F"/>
    <w:rsid w:val="00C3041D"/>
    <w:rsid w:val="00C31F42"/>
    <w:rsid w:val="00C32297"/>
    <w:rsid w:val="00C3297A"/>
    <w:rsid w:val="00C33A35"/>
    <w:rsid w:val="00C3418B"/>
    <w:rsid w:val="00C3570C"/>
    <w:rsid w:val="00C35918"/>
    <w:rsid w:val="00C35C0E"/>
    <w:rsid w:val="00C362F2"/>
    <w:rsid w:val="00C36C85"/>
    <w:rsid w:val="00C40527"/>
    <w:rsid w:val="00C40CE7"/>
    <w:rsid w:val="00C4100C"/>
    <w:rsid w:val="00C415A6"/>
    <w:rsid w:val="00C4239D"/>
    <w:rsid w:val="00C45031"/>
    <w:rsid w:val="00C4663D"/>
    <w:rsid w:val="00C5112F"/>
    <w:rsid w:val="00C51CBA"/>
    <w:rsid w:val="00C530E9"/>
    <w:rsid w:val="00C5451B"/>
    <w:rsid w:val="00C54716"/>
    <w:rsid w:val="00C55132"/>
    <w:rsid w:val="00C55DB1"/>
    <w:rsid w:val="00C57176"/>
    <w:rsid w:val="00C577CD"/>
    <w:rsid w:val="00C60905"/>
    <w:rsid w:val="00C60F4C"/>
    <w:rsid w:val="00C6114A"/>
    <w:rsid w:val="00C62412"/>
    <w:rsid w:val="00C637BD"/>
    <w:rsid w:val="00C63C3B"/>
    <w:rsid w:val="00C64657"/>
    <w:rsid w:val="00C70908"/>
    <w:rsid w:val="00C7194B"/>
    <w:rsid w:val="00C735B1"/>
    <w:rsid w:val="00C73ECC"/>
    <w:rsid w:val="00C74B34"/>
    <w:rsid w:val="00C74DCD"/>
    <w:rsid w:val="00C8157E"/>
    <w:rsid w:val="00C81B34"/>
    <w:rsid w:val="00C8204E"/>
    <w:rsid w:val="00C83C05"/>
    <w:rsid w:val="00C840F0"/>
    <w:rsid w:val="00C84A34"/>
    <w:rsid w:val="00C8506C"/>
    <w:rsid w:val="00C85802"/>
    <w:rsid w:val="00C86A96"/>
    <w:rsid w:val="00C87157"/>
    <w:rsid w:val="00C879FF"/>
    <w:rsid w:val="00C900E2"/>
    <w:rsid w:val="00C90DB8"/>
    <w:rsid w:val="00C9269C"/>
    <w:rsid w:val="00C934D0"/>
    <w:rsid w:val="00C93B11"/>
    <w:rsid w:val="00C949A4"/>
    <w:rsid w:val="00C9513C"/>
    <w:rsid w:val="00C95AD9"/>
    <w:rsid w:val="00C9715B"/>
    <w:rsid w:val="00C979B2"/>
    <w:rsid w:val="00CA1632"/>
    <w:rsid w:val="00CA1CE8"/>
    <w:rsid w:val="00CA205C"/>
    <w:rsid w:val="00CA4266"/>
    <w:rsid w:val="00CA427B"/>
    <w:rsid w:val="00CA53DC"/>
    <w:rsid w:val="00CA550D"/>
    <w:rsid w:val="00CB02D6"/>
    <w:rsid w:val="00CB076C"/>
    <w:rsid w:val="00CB08E5"/>
    <w:rsid w:val="00CB1894"/>
    <w:rsid w:val="00CB1EE2"/>
    <w:rsid w:val="00CB2304"/>
    <w:rsid w:val="00CB330F"/>
    <w:rsid w:val="00CB3CD7"/>
    <w:rsid w:val="00CB415D"/>
    <w:rsid w:val="00CB5149"/>
    <w:rsid w:val="00CB5E70"/>
    <w:rsid w:val="00CB6E5E"/>
    <w:rsid w:val="00CB6F49"/>
    <w:rsid w:val="00CB7146"/>
    <w:rsid w:val="00CB7C83"/>
    <w:rsid w:val="00CC0721"/>
    <w:rsid w:val="00CC5660"/>
    <w:rsid w:val="00CC6B2E"/>
    <w:rsid w:val="00CC6D6F"/>
    <w:rsid w:val="00CC6D7D"/>
    <w:rsid w:val="00CC75C5"/>
    <w:rsid w:val="00CD0615"/>
    <w:rsid w:val="00CD18E9"/>
    <w:rsid w:val="00CD2E9C"/>
    <w:rsid w:val="00CD31C4"/>
    <w:rsid w:val="00CD3CC0"/>
    <w:rsid w:val="00CD5358"/>
    <w:rsid w:val="00CD6C22"/>
    <w:rsid w:val="00CD7E32"/>
    <w:rsid w:val="00CD7E60"/>
    <w:rsid w:val="00CD7EE7"/>
    <w:rsid w:val="00CE1CA9"/>
    <w:rsid w:val="00CE308E"/>
    <w:rsid w:val="00CE479B"/>
    <w:rsid w:val="00CE5229"/>
    <w:rsid w:val="00CE570C"/>
    <w:rsid w:val="00CE7347"/>
    <w:rsid w:val="00CF109D"/>
    <w:rsid w:val="00CF19BC"/>
    <w:rsid w:val="00CF303D"/>
    <w:rsid w:val="00CF3714"/>
    <w:rsid w:val="00CF37C4"/>
    <w:rsid w:val="00CF3FCC"/>
    <w:rsid w:val="00CF5AE7"/>
    <w:rsid w:val="00CF68DF"/>
    <w:rsid w:val="00CF7D93"/>
    <w:rsid w:val="00D017ED"/>
    <w:rsid w:val="00D01A43"/>
    <w:rsid w:val="00D03326"/>
    <w:rsid w:val="00D036FB"/>
    <w:rsid w:val="00D03A63"/>
    <w:rsid w:val="00D04616"/>
    <w:rsid w:val="00D0561F"/>
    <w:rsid w:val="00D05F2F"/>
    <w:rsid w:val="00D069C7"/>
    <w:rsid w:val="00D06B32"/>
    <w:rsid w:val="00D07695"/>
    <w:rsid w:val="00D113BD"/>
    <w:rsid w:val="00D119C7"/>
    <w:rsid w:val="00D119E0"/>
    <w:rsid w:val="00D11C6A"/>
    <w:rsid w:val="00D1300C"/>
    <w:rsid w:val="00D137FE"/>
    <w:rsid w:val="00D1647B"/>
    <w:rsid w:val="00D168CA"/>
    <w:rsid w:val="00D2039C"/>
    <w:rsid w:val="00D238DB"/>
    <w:rsid w:val="00D258E1"/>
    <w:rsid w:val="00D27995"/>
    <w:rsid w:val="00D30875"/>
    <w:rsid w:val="00D30C9A"/>
    <w:rsid w:val="00D315A5"/>
    <w:rsid w:val="00D33879"/>
    <w:rsid w:val="00D346A9"/>
    <w:rsid w:val="00D35A3C"/>
    <w:rsid w:val="00D45596"/>
    <w:rsid w:val="00D46B97"/>
    <w:rsid w:val="00D47338"/>
    <w:rsid w:val="00D509E4"/>
    <w:rsid w:val="00D50E9C"/>
    <w:rsid w:val="00D52A6B"/>
    <w:rsid w:val="00D52EEC"/>
    <w:rsid w:val="00D5309A"/>
    <w:rsid w:val="00D530EC"/>
    <w:rsid w:val="00D54FCA"/>
    <w:rsid w:val="00D56DC0"/>
    <w:rsid w:val="00D615C9"/>
    <w:rsid w:val="00D630A3"/>
    <w:rsid w:val="00D6436C"/>
    <w:rsid w:val="00D64AB2"/>
    <w:rsid w:val="00D64B94"/>
    <w:rsid w:val="00D653C2"/>
    <w:rsid w:val="00D65705"/>
    <w:rsid w:val="00D67684"/>
    <w:rsid w:val="00D71197"/>
    <w:rsid w:val="00D7560B"/>
    <w:rsid w:val="00D76578"/>
    <w:rsid w:val="00D766A8"/>
    <w:rsid w:val="00D770E4"/>
    <w:rsid w:val="00D80C92"/>
    <w:rsid w:val="00D80CD4"/>
    <w:rsid w:val="00D81024"/>
    <w:rsid w:val="00D81B7F"/>
    <w:rsid w:val="00D85123"/>
    <w:rsid w:val="00D86E6E"/>
    <w:rsid w:val="00D87563"/>
    <w:rsid w:val="00D87B25"/>
    <w:rsid w:val="00D87E13"/>
    <w:rsid w:val="00D87E87"/>
    <w:rsid w:val="00D90C44"/>
    <w:rsid w:val="00D9154D"/>
    <w:rsid w:val="00D91DE1"/>
    <w:rsid w:val="00D926C9"/>
    <w:rsid w:val="00D96A75"/>
    <w:rsid w:val="00DA121B"/>
    <w:rsid w:val="00DA163B"/>
    <w:rsid w:val="00DA3534"/>
    <w:rsid w:val="00DA3B5C"/>
    <w:rsid w:val="00DA518D"/>
    <w:rsid w:val="00DA51FE"/>
    <w:rsid w:val="00DA5A80"/>
    <w:rsid w:val="00DA69BB"/>
    <w:rsid w:val="00DA6E9D"/>
    <w:rsid w:val="00DA6FFB"/>
    <w:rsid w:val="00DB2533"/>
    <w:rsid w:val="00DB27BF"/>
    <w:rsid w:val="00DB2D46"/>
    <w:rsid w:val="00DB31C6"/>
    <w:rsid w:val="00DB496B"/>
    <w:rsid w:val="00DB4B1C"/>
    <w:rsid w:val="00DB4CF5"/>
    <w:rsid w:val="00DB4EF5"/>
    <w:rsid w:val="00DC0845"/>
    <w:rsid w:val="00DC111F"/>
    <w:rsid w:val="00DC175B"/>
    <w:rsid w:val="00DC1F73"/>
    <w:rsid w:val="00DC21F5"/>
    <w:rsid w:val="00DC27A1"/>
    <w:rsid w:val="00DC3CEB"/>
    <w:rsid w:val="00DC4C4E"/>
    <w:rsid w:val="00DD26B0"/>
    <w:rsid w:val="00DD43C4"/>
    <w:rsid w:val="00DD44FB"/>
    <w:rsid w:val="00DD4522"/>
    <w:rsid w:val="00DE1AD8"/>
    <w:rsid w:val="00DE275D"/>
    <w:rsid w:val="00DE324D"/>
    <w:rsid w:val="00DE4DD7"/>
    <w:rsid w:val="00DE5504"/>
    <w:rsid w:val="00DE60F9"/>
    <w:rsid w:val="00DE792D"/>
    <w:rsid w:val="00DF05B7"/>
    <w:rsid w:val="00DF05E9"/>
    <w:rsid w:val="00DF4881"/>
    <w:rsid w:val="00DF51AF"/>
    <w:rsid w:val="00DF5C1F"/>
    <w:rsid w:val="00DF6503"/>
    <w:rsid w:val="00DF7011"/>
    <w:rsid w:val="00DF70F0"/>
    <w:rsid w:val="00DF7D66"/>
    <w:rsid w:val="00E002A0"/>
    <w:rsid w:val="00E005C8"/>
    <w:rsid w:val="00E01B4D"/>
    <w:rsid w:val="00E01BDB"/>
    <w:rsid w:val="00E04503"/>
    <w:rsid w:val="00E0460C"/>
    <w:rsid w:val="00E04E15"/>
    <w:rsid w:val="00E05D6F"/>
    <w:rsid w:val="00E0703E"/>
    <w:rsid w:val="00E07969"/>
    <w:rsid w:val="00E102EE"/>
    <w:rsid w:val="00E122D2"/>
    <w:rsid w:val="00E1246A"/>
    <w:rsid w:val="00E129A3"/>
    <w:rsid w:val="00E14B66"/>
    <w:rsid w:val="00E1511A"/>
    <w:rsid w:val="00E156AC"/>
    <w:rsid w:val="00E1583D"/>
    <w:rsid w:val="00E15F10"/>
    <w:rsid w:val="00E15FA0"/>
    <w:rsid w:val="00E1681F"/>
    <w:rsid w:val="00E1791C"/>
    <w:rsid w:val="00E17BDE"/>
    <w:rsid w:val="00E17CEF"/>
    <w:rsid w:val="00E17E5A"/>
    <w:rsid w:val="00E2141D"/>
    <w:rsid w:val="00E21CE4"/>
    <w:rsid w:val="00E23E78"/>
    <w:rsid w:val="00E251B7"/>
    <w:rsid w:val="00E25736"/>
    <w:rsid w:val="00E26418"/>
    <w:rsid w:val="00E26E2D"/>
    <w:rsid w:val="00E32CBC"/>
    <w:rsid w:val="00E33251"/>
    <w:rsid w:val="00E343AD"/>
    <w:rsid w:val="00E34B33"/>
    <w:rsid w:val="00E36283"/>
    <w:rsid w:val="00E369E1"/>
    <w:rsid w:val="00E369E8"/>
    <w:rsid w:val="00E3796B"/>
    <w:rsid w:val="00E40F51"/>
    <w:rsid w:val="00E411E9"/>
    <w:rsid w:val="00E4252F"/>
    <w:rsid w:val="00E4404D"/>
    <w:rsid w:val="00E45A1D"/>
    <w:rsid w:val="00E46067"/>
    <w:rsid w:val="00E4626E"/>
    <w:rsid w:val="00E47950"/>
    <w:rsid w:val="00E536C8"/>
    <w:rsid w:val="00E5565C"/>
    <w:rsid w:val="00E558CF"/>
    <w:rsid w:val="00E55E87"/>
    <w:rsid w:val="00E574B2"/>
    <w:rsid w:val="00E6153B"/>
    <w:rsid w:val="00E63BCF"/>
    <w:rsid w:val="00E6572B"/>
    <w:rsid w:val="00E6632F"/>
    <w:rsid w:val="00E66FB5"/>
    <w:rsid w:val="00E67DF2"/>
    <w:rsid w:val="00E7081A"/>
    <w:rsid w:val="00E70869"/>
    <w:rsid w:val="00E71C63"/>
    <w:rsid w:val="00E72735"/>
    <w:rsid w:val="00E7298B"/>
    <w:rsid w:val="00E737EF"/>
    <w:rsid w:val="00E74146"/>
    <w:rsid w:val="00E74DD3"/>
    <w:rsid w:val="00E74F10"/>
    <w:rsid w:val="00E75021"/>
    <w:rsid w:val="00E767D4"/>
    <w:rsid w:val="00E76E87"/>
    <w:rsid w:val="00E77121"/>
    <w:rsid w:val="00E77A77"/>
    <w:rsid w:val="00E8148A"/>
    <w:rsid w:val="00E817FA"/>
    <w:rsid w:val="00E83C00"/>
    <w:rsid w:val="00E843E3"/>
    <w:rsid w:val="00E853A7"/>
    <w:rsid w:val="00E85F08"/>
    <w:rsid w:val="00E867D6"/>
    <w:rsid w:val="00E87923"/>
    <w:rsid w:val="00E928EA"/>
    <w:rsid w:val="00E945D9"/>
    <w:rsid w:val="00E95205"/>
    <w:rsid w:val="00EA024C"/>
    <w:rsid w:val="00EA2707"/>
    <w:rsid w:val="00EA4764"/>
    <w:rsid w:val="00EA50CA"/>
    <w:rsid w:val="00EA59B2"/>
    <w:rsid w:val="00EA64C6"/>
    <w:rsid w:val="00EA6E5A"/>
    <w:rsid w:val="00EB1EDA"/>
    <w:rsid w:val="00EB2ABA"/>
    <w:rsid w:val="00EB3D4A"/>
    <w:rsid w:val="00EB4764"/>
    <w:rsid w:val="00EB4E59"/>
    <w:rsid w:val="00EB55DA"/>
    <w:rsid w:val="00EB6ED3"/>
    <w:rsid w:val="00EB736F"/>
    <w:rsid w:val="00EC310A"/>
    <w:rsid w:val="00EC3AF4"/>
    <w:rsid w:val="00EC3FD0"/>
    <w:rsid w:val="00EC46FA"/>
    <w:rsid w:val="00EC53C3"/>
    <w:rsid w:val="00EC60D8"/>
    <w:rsid w:val="00EC6FFC"/>
    <w:rsid w:val="00EC7235"/>
    <w:rsid w:val="00EC7658"/>
    <w:rsid w:val="00EC7983"/>
    <w:rsid w:val="00EC7C4C"/>
    <w:rsid w:val="00ED034E"/>
    <w:rsid w:val="00ED0914"/>
    <w:rsid w:val="00ED4C78"/>
    <w:rsid w:val="00ED50D4"/>
    <w:rsid w:val="00EE2D5B"/>
    <w:rsid w:val="00EE5694"/>
    <w:rsid w:val="00EF2C8E"/>
    <w:rsid w:val="00EF3A1C"/>
    <w:rsid w:val="00EF54AC"/>
    <w:rsid w:val="00EF54EC"/>
    <w:rsid w:val="00EF5959"/>
    <w:rsid w:val="00EF5FC1"/>
    <w:rsid w:val="00EF762E"/>
    <w:rsid w:val="00EF781C"/>
    <w:rsid w:val="00F031B8"/>
    <w:rsid w:val="00F036E1"/>
    <w:rsid w:val="00F04288"/>
    <w:rsid w:val="00F05780"/>
    <w:rsid w:val="00F05A28"/>
    <w:rsid w:val="00F05D56"/>
    <w:rsid w:val="00F0651A"/>
    <w:rsid w:val="00F10433"/>
    <w:rsid w:val="00F1290E"/>
    <w:rsid w:val="00F13004"/>
    <w:rsid w:val="00F1523E"/>
    <w:rsid w:val="00F156FE"/>
    <w:rsid w:val="00F1577A"/>
    <w:rsid w:val="00F20186"/>
    <w:rsid w:val="00F205A7"/>
    <w:rsid w:val="00F21012"/>
    <w:rsid w:val="00F2201B"/>
    <w:rsid w:val="00F23CFF"/>
    <w:rsid w:val="00F24D17"/>
    <w:rsid w:val="00F24E5D"/>
    <w:rsid w:val="00F2573A"/>
    <w:rsid w:val="00F2587F"/>
    <w:rsid w:val="00F27DD8"/>
    <w:rsid w:val="00F30027"/>
    <w:rsid w:val="00F3065C"/>
    <w:rsid w:val="00F313E0"/>
    <w:rsid w:val="00F33809"/>
    <w:rsid w:val="00F3429F"/>
    <w:rsid w:val="00F357BF"/>
    <w:rsid w:val="00F37440"/>
    <w:rsid w:val="00F37755"/>
    <w:rsid w:val="00F404AA"/>
    <w:rsid w:val="00F407FC"/>
    <w:rsid w:val="00F436F2"/>
    <w:rsid w:val="00F5010E"/>
    <w:rsid w:val="00F509B1"/>
    <w:rsid w:val="00F52130"/>
    <w:rsid w:val="00F600E2"/>
    <w:rsid w:val="00F61E56"/>
    <w:rsid w:val="00F62558"/>
    <w:rsid w:val="00F632F4"/>
    <w:rsid w:val="00F63656"/>
    <w:rsid w:val="00F63D44"/>
    <w:rsid w:val="00F641B7"/>
    <w:rsid w:val="00F64888"/>
    <w:rsid w:val="00F650CA"/>
    <w:rsid w:val="00F6574C"/>
    <w:rsid w:val="00F662EA"/>
    <w:rsid w:val="00F66D5A"/>
    <w:rsid w:val="00F6721F"/>
    <w:rsid w:val="00F67CC0"/>
    <w:rsid w:val="00F67F03"/>
    <w:rsid w:val="00F712C4"/>
    <w:rsid w:val="00F7364C"/>
    <w:rsid w:val="00F7401C"/>
    <w:rsid w:val="00F77E05"/>
    <w:rsid w:val="00F8242C"/>
    <w:rsid w:val="00F8391D"/>
    <w:rsid w:val="00F84F38"/>
    <w:rsid w:val="00F90996"/>
    <w:rsid w:val="00F91828"/>
    <w:rsid w:val="00F91A19"/>
    <w:rsid w:val="00F920E0"/>
    <w:rsid w:val="00F92B57"/>
    <w:rsid w:val="00F937AA"/>
    <w:rsid w:val="00F9394C"/>
    <w:rsid w:val="00F949BF"/>
    <w:rsid w:val="00F95CD7"/>
    <w:rsid w:val="00FA0392"/>
    <w:rsid w:val="00FA08F5"/>
    <w:rsid w:val="00FA0F5F"/>
    <w:rsid w:val="00FA4F6B"/>
    <w:rsid w:val="00FA6B38"/>
    <w:rsid w:val="00FA759E"/>
    <w:rsid w:val="00FA79A0"/>
    <w:rsid w:val="00FB0319"/>
    <w:rsid w:val="00FB2AE2"/>
    <w:rsid w:val="00FB4554"/>
    <w:rsid w:val="00FB5188"/>
    <w:rsid w:val="00FB7C38"/>
    <w:rsid w:val="00FB7EA2"/>
    <w:rsid w:val="00FC003F"/>
    <w:rsid w:val="00FC1D18"/>
    <w:rsid w:val="00FC26DC"/>
    <w:rsid w:val="00FC5C42"/>
    <w:rsid w:val="00FC64BF"/>
    <w:rsid w:val="00FC6E14"/>
    <w:rsid w:val="00FD068A"/>
    <w:rsid w:val="00FD0F56"/>
    <w:rsid w:val="00FD171A"/>
    <w:rsid w:val="00FD2964"/>
    <w:rsid w:val="00FD2E66"/>
    <w:rsid w:val="00FD58FB"/>
    <w:rsid w:val="00FE1528"/>
    <w:rsid w:val="00FE1A8C"/>
    <w:rsid w:val="00FE1C84"/>
    <w:rsid w:val="00FE2F8A"/>
    <w:rsid w:val="00FE3FE4"/>
    <w:rsid w:val="00FE7F53"/>
    <w:rsid w:val="00FE7FAE"/>
    <w:rsid w:val="00FF05C0"/>
    <w:rsid w:val="00FF14EA"/>
    <w:rsid w:val="00FF1632"/>
    <w:rsid w:val="00FF19FB"/>
    <w:rsid w:val="00FF2173"/>
    <w:rsid w:val="00FF22E2"/>
    <w:rsid w:val="00FF2B7F"/>
    <w:rsid w:val="00FF3DA9"/>
    <w:rsid w:val="00FF4124"/>
    <w:rsid w:val="00FF41DA"/>
    <w:rsid w:val="00FF5103"/>
    <w:rsid w:val="0DD22410"/>
    <w:rsid w:val="313BF00C"/>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0F6AB139-F2BE-4F4C-83A7-4AFDCED8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B97"/>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D46B97"/>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D46B97"/>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D46B97"/>
    <w:pPr>
      <w:numPr>
        <w:numId w:val="14"/>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D46B97"/>
    <w:pPr>
      <w:numPr>
        <w:ilvl w:val="1"/>
      </w:numPr>
      <w:outlineLvl w:val="3"/>
    </w:pPr>
  </w:style>
  <w:style w:type="paragraph" w:styleId="Heading5">
    <w:name w:val="heading 5"/>
    <w:basedOn w:val="Normal"/>
    <w:next w:val="Normal"/>
    <w:link w:val="Heading5Char"/>
    <w:uiPriority w:val="9"/>
    <w:unhideWhenUsed/>
    <w:rsid w:val="00D46B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46B97"/>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D46B97"/>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D46B97"/>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D46B97"/>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D46B97"/>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D46B97"/>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D46B97"/>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D46B97"/>
    <w:rPr>
      <w:rFonts w:ascii="Arial" w:eastAsia="Times New Roman" w:hAnsi="Arial" w:cs="Arial"/>
      <w:kern w:val="0"/>
      <w:sz w:val="18"/>
      <w:szCs w:val="18"/>
    </w:rPr>
  </w:style>
  <w:style w:type="paragraph" w:styleId="BodyText">
    <w:name w:val="Body Text"/>
    <w:basedOn w:val="Normal"/>
    <w:link w:val="BodyTextChar"/>
    <w:uiPriority w:val="1"/>
    <w:rsid w:val="00D46B97"/>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D46B97"/>
    <w:rPr>
      <w:rFonts w:ascii="Calibri" w:eastAsiaTheme="minorEastAsia" w:hAnsi="Calibri" w:cs="Calibri"/>
      <w:kern w:val="0"/>
      <w:sz w:val="24"/>
      <w:szCs w:val="24"/>
      <w:lang w:eastAsia="en-NZ"/>
    </w:rPr>
  </w:style>
  <w:style w:type="table" w:styleId="TableGrid">
    <w:name w:val="Table Grid"/>
    <w:basedOn w:val="TableNormal"/>
    <w:uiPriority w:val="59"/>
    <w:rsid w:val="00D46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6B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6B97"/>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D46B97"/>
    <w:pPr>
      <w:widowControl w:val="0"/>
      <w:numPr>
        <w:numId w:val="16"/>
      </w:numPr>
    </w:pPr>
    <w:rPr>
      <w:rFonts w:eastAsiaTheme="minorEastAsia" w:cs="Arial"/>
      <w:kern w:val="0"/>
      <w:szCs w:val="20"/>
    </w:rPr>
  </w:style>
  <w:style w:type="character" w:customStyle="1" w:styleId="ListIntroductionChar">
    <w:name w:val="List Introduction Char"/>
    <w:basedOn w:val="DefaultParagraphFont"/>
    <w:link w:val="ListIntroduction"/>
    <w:rsid w:val="00D46B97"/>
    <w:rPr>
      <w:rFonts w:ascii="Verdana" w:eastAsiaTheme="minorEastAsia" w:hAnsi="Verdana" w:cs="Arial"/>
      <w:color w:val="000000" w:themeColor="text1"/>
      <w:kern w:val="0"/>
      <w:sz w:val="20"/>
      <w:szCs w:val="20"/>
    </w:rPr>
  </w:style>
  <w:style w:type="paragraph" w:styleId="List">
    <w:name w:val="List"/>
    <w:basedOn w:val="Normal"/>
    <w:uiPriority w:val="99"/>
    <w:unhideWhenUsed/>
    <w:rsid w:val="00D46B97"/>
    <w:pPr>
      <w:ind w:left="283" w:hanging="283"/>
      <w:contextualSpacing/>
    </w:pPr>
  </w:style>
  <w:style w:type="paragraph" w:customStyle="1" w:styleId="ClauseHeading">
    <w:name w:val="Clause Heading"/>
    <w:link w:val="ClauseHeadingChar"/>
    <w:qFormat/>
    <w:rsid w:val="00D46B97"/>
    <w:pPr>
      <w:keepNext/>
      <w:numPr>
        <w:numId w:val="22"/>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D46B97"/>
    <w:rPr>
      <w:rFonts w:ascii="Verdana" w:hAnsi="Verdana"/>
      <w:b/>
      <w:caps/>
      <w:color w:val="000000" w:themeColor="text1"/>
      <w:sz w:val="18"/>
    </w:rPr>
  </w:style>
  <w:style w:type="paragraph" w:styleId="ListParagraph">
    <w:name w:val="List Paragraph"/>
    <w:basedOn w:val="Normal"/>
    <w:uiPriority w:val="1"/>
    <w:qFormat/>
    <w:rsid w:val="00D46B97"/>
    <w:pPr>
      <w:ind w:left="720"/>
      <w:contextualSpacing/>
    </w:pPr>
  </w:style>
  <w:style w:type="paragraph" w:styleId="List2">
    <w:name w:val="List 2"/>
    <w:basedOn w:val="Normal"/>
    <w:link w:val="List2Char"/>
    <w:uiPriority w:val="99"/>
    <w:unhideWhenUsed/>
    <w:qFormat/>
    <w:rsid w:val="00D46B97"/>
    <w:pPr>
      <w:numPr>
        <w:ilvl w:val="1"/>
        <w:numId w:val="22"/>
      </w:numPr>
      <w:spacing w:after="120" w:line="80" w:lineRule="atLeast"/>
      <w:outlineLvl w:val="2"/>
    </w:pPr>
    <w:rPr>
      <w:sz w:val="18"/>
    </w:rPr>
  </w:style>
  <w:style w:type="character" w:customStyle="1" w:styleId="List2Char">
    <w:name w:val="List 2 Char"/>
    <w:basedOn w:val="DefaultParagraphFont"/>
    <w:link w:val="List2"/>
    <w:uiPriority w:val="99"/>
    <w:rsid w:val="00D46B97"/>
    <w:rPr>
      <w:rFonts w:ascii="Verdana" w:hAnsi="Verdana"/>
      <w:color w:val="000000" w:themeColor="text1"/>
      <w:sz w:val="18"/>
    </w:rPr>
  </w:style>
  <w:style w:type="paragraph" w:customStyle="1" w:styleId="Clausenonumber">
    <w:name w:val="Clause no number"/>
    <w:basedOn w:val="Normal"/>
    <w:link w:val="ClausenonumberChar"/>
    <w:qFormat/>
    <w:rsid w:val="00D46B97"/>
    <w:pPr>
      <w:spacing w:after="120" w:line="80" w:lineRule="atLeast"/>
      <w:ind w:left="567"/>
    </w:pPr>
    <w:rPr>
      <w:sz w:val="18"/>
    </w:rPr>
  </w:style>
  <w:style w:type="character" w:customStyle="1" w:styleId="ClausenonumberChar">
    <w:name w:val="Clause no number Char"/>
    <w:basedOn w:val="List2Char"/>
    <w:link w:val="Clausenonumber"/>
    <w:rsid w:val="00D46B97"/>
    <w:rPr>
      <w:rFonts w:ascii="Verdana" w:hAnsi="Verdana"/>
      <w:color w:val="000000" w:themeColor="text1"/>
      <w:sz w:val="18"/>
    </w:rPr>
  </w:style>
  <w:style w:type="numbering" w:customStyle="1" w:styleId="Clauses">
    <w:name w:val="Clauses"/>
    <w:uiPriority w:val="99"/>
    <w:rsid w:val="00D46B97"/>
    <w:pPr>
      <w:numPr>
        <w:numId w:val="9"/>
      </w:numPr>
    </w:pPr>
  </w:style>
  <w:style w:type="paragraph" w:customStyle="1" w:styleId="GeneralTermsheading">
    <w:name w:val="General Terms heading"/>
    <w:link w:val="GeneralTermsheadingChar"/>
    <w:qFormat/>
    <w:rsid w:val="00D46B97"/>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D46B97"/>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D46B97"/>
    <w:pPr>
      <w:numPr>
        <w:ilvl w:val="2"/>
      </w:numPr>
      <w:outlineLvl w:val="3"/>
    </w:pPr>
  </w:style>
  <w:style w:type="paragraph" w:styleId="List4">
    <w:name w:val="List 4"/>
    <w:basedOn w:val="List3"/>
    <w:link w:val="List4Char"/>
    <w:uiPriority w:val="99"/>
    <w:unhideWhenUsed/>
    <w:qFormat/>
    <w:rsid w:val="00D46B97"/>
    <w:pPr>
      <w:numPr>
        <w:ilvl w:val="3"/>
      </w:numPr>
      <w:outlineLvl w:val="4"/>
    </w:pPr>
  </w:style>
  <w:style w:type="paragraph" w:customStyle="1" w:styleId="Parties">
    <w:name w:val="Parties"/>
    <w:basedOn w:val="Normal"/>
    <w:link w:val="PartiesChar"/>
    <w:qFormat/>
    <w:rsid w:val="00D46B97"/>
    <w:pPr>
      <w:numPr>
        <w:numId w:val="18"/>
      </w:numPr>
      <w:tabs>
        <w:tab w:val="left" w:pos="567"/>
      </w:tabs>
    </w:pPr>
    <w:rPr>
      <w:rFonts w:eastAsiaTheme="minorEastAsia" w:cs="Arial"/>
      <w:kern w:val="0"/>
      <w:szCs w:val="20"/>
    </w:rPr>
  </w:style>
  <w:style w:type="character" w:customStyle="1" w:styleId="PartiesChar">
    <w:name w:val="Parties Char"/>
    <w:basedOn w:val="ListIntroductionChar"/>
    <w:link w:val="Parties"/>
    <w:rsid w:val="00D46B97"/>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D46B97"/>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D46B97"/>
  </w:style>
  <w:style w:type="paragraph" w:customStyle="1" w:styleId="Style1">
    <w:name w:val="Style1"/>
    <w:basedOn w:val="Normal"/>
    <w:next w:val="ListIntroduction"/>
    <w:link w:val="Style1Char"/>
    <w:rsid w:val="00C6114A"/>
    <w:pPr>
      <w:widowControl w:val="0"/>
      <w:ind w:left="1077" w:hanging="360"/>
    </w:pPr>
    <w:rPr>
      <w:rFonts w:eastAsiaTheme="minorEastAsia" w:cs="Arial"/>
      <w:kern w:val="0"/>
      <w:szCs w:val="20"/>
    </w:rPr>
  </w:style>
  <w:style w:type="character" w:customStyle="1" w:styleId="Style1Char">
    <w:name w:val="Style1 Char"/>
    <w:basedOn w:val="ListIntroductionChar"/>
    <w:link w:val="Style1"/>
    <w:rsid w:val="00C6114A"/>
    <w:rPr>
      <w:rFonts w:ascii="Verdana" w:eastAsiaTheme="minorEastAsia" w:hAnsi="Verdana" w:cs="Arial"/>
      <w:color w:val="000000" w:themeColor="text1"/>
      <w:kern w:val="0"/>
      <w:sz w:val="20"/>
      <w:szCs w:val="20"/>
    </w:rPr>
  </w:style>
  <w:style w:type="paragraph" w:customStyle="1" w:styleId="TableParagraph">
    <w:name w:val="Table Paragraph"/>
    <w:basedOn w:val="Normal"/>
    <w:uiPriority w:val="1"/>
    <w:rsid w:val="00D46B97"/>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D46B97"/>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D46B97"/>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D46B97"/>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D46B97"/>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D46B97"/>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D46B97"/>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D46B97"/>
    <w:rPr>
      <w:color w:val="0563C1" w:themeColor="hyperlink"/>
      <w:u w:val="single"/>
    </w:rPr>
  </w:style>
  <w:style w:type="paragraph" w:customStyle="1" w:styleId="NormalBold">
    <w:name w:val="Normal Bold"/>
    <w:basedOn w:val="Normal"/>
    <w:link w:val="NormalBoldChar"/>
    <w:qFormat/>
    <w:rsid w:val="00D46B97"/>
    <w:rPr>
      <w:b/>
    </w:rPr>
  </w:style>
  <w:style w:type="paragraph" w:styleId="Revision">
    <w:name w:val="Revision"/>
    <w:hidden/>
    <w:uiPriority w:val="99"/>
    <w:semiHidden/>
    <w:rsid w:val="00E72735"/>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D46B97"/>
    <w:rPr>
      <w:rFonts w:ascii="Verdana" w:hAnsi="Verdana"/>
      <w:b/>
      <w:color w:val="000000" w:themeColor="text1"/>
      <w:sz w:val="20"/>
    </w:rPr>
  </w:style>
  <w:style w:type="character" w:styleId="CommentReference">
    <w:name w:val="annotation reference"/>
    <w:basedOn w:val="DefaultParagraphFont"/>
    <w:uiPriority w:val="99"/>
    <w:unhideWhenUsed/>
    <w:rsid w:val="00D46B97"/>
    <w:rPr>
      <w:rFonts w:cs="Times New Roman"/>
      <w:sz w:val="16"/>
    </w:rPr>
  </w:style>
  <w:style w:type="paragraph" w:styleId="NoSpacing">
    <w:name w:val="No Spacing"/>
    <w:uiPriority w:val="1"/>
    <w:qFormat/>
    <w:rsid w:val="00D46B97"/>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D46B97"/>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D46B97"/>
    <w:rPr>
      <w:rFonts w:ascii="Verdana" w:eastAsiaTheme="minorEastAsia" w:hAnsi="Verdana" w:cs="Times New Roman"/>
      <w:b/>
      <w:bCs/>
      <w:color w:val="000000" w:themeColor="text1"/>
      <w:kern w:val="0"/>
      <w:sz w:val="20"/>
      <w:szCs w:val="20"/>
    </w:rPr>
  </w:style>
  <w:style w:type="paragraph" w:customStyle="1" w:styleId="TableText">
    <w:name w:val="Table Text"/>
    <w:link w:val="TableTextChar"/>
    <w:qFormat/>
    <w:rsid w:val="00D46B97"/>
    <w:pPr>
      <w:spacing w:after="200" w:line="200" w:lineRule="atLeast"/>
    </w:pPr>
    <w:rPr>
      <w:rFonts w:ascii="Verdana" w:hAnsi="Verdana"/>
      <w:bCs/>
      <w:color w:val="000000" w:themeColor="text1"/>
      <w:sz w:val="20"/>
    </w:rPr>
  </w:style>
  <w:style w:type="paragraph" w:customStyle="1" w:styleId="Tabletextbold">
    <w:name w:val="Table text bold"/>
    <w:basedOn w:val="TableText"/>
    <w:link w:val="TabletextboldChar"/>
    <w:qFormat/>
    <w:rsid w:val="00D46B97"/>
    <w:rPr>
      <w:b/>
      <w:bCs w:val="0"/>
    </w:rPr>
  </w:style>
  <w:style w:type="character" w:customStyle="1" w:styleId="TableTextChar">
    <w:name w:val="Table Text Char"/>
    <w:basedOn w:val="DefaultParagraphFont"/>
    <w:link w:val="TableText"/>
    <w:rsid w:val="00D46B97"/>
    <w:rPr>
      <w:rFonts w:ascii="Verdana" w:hAnsi="Verdana"/>
      <w:bCs/>
      <w:color w:val="000000" w:themeColor="text1"/>
      <w:sz w:val="20"/>
    </w:rPr>
  </w:style>
  <w:style w:type="character" w:customStyle="1" w:styleId="TabletextboldChar">
    <w:name w:val="Table text bold Char"/>
    <w:basedOn w:val="TableTextChar"/>
    <w:link w:val="Tabletextbold"/>
    <w:rsid w:val="00D46B97"/>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D46B97"/>
    <w:rPr>
      <w:color w:val="605E5C"/>
      <w:shd w:val="clear" w:color="auto" w:fill="E1DFDD"/>
    </w:rPr>
  </w:style>
  <w:style w:type="numbering" w:customStyle="1" w:styleId="Style2">
    <w:name w:val="Style2"/>
    <w:uiPriority w:val="99"/>
    <w:rsid w:val="00743D65"/>
    <w:pPr>
      <w:numPr>
        <w:numId w:val="2"/>
      </w:numPr>
    </w:pPr>
  </w:style>
  <w:style w:type="numbering" w:customStyle="1" w:styleId="Introlist">
    <w:name w:val="Intro list"/>
    <w:uiPriority w:val="99"/>
    <w:rsid w:val="00D46B97"/>
    <w:pPr>
      <w:numPr>
        <w:numId w:val="10"/>
      </w:numPr>
    </w:pPr>
  </w:style>
  <w:style w:type="paragraph" w:customStyle="1" w:styleId="Clausenoheader0">
    <w:name w:val="Clause no header"/>
    <w:link w:val="ClausenoheaderChar"/>
    <w:qFormat/>
    <w:rsid w:val="00D46B97"/>
    <w:pPr>
      <w:keepNext/>
      <w:numPr>
        <w:numId w:val="17"/>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D46B97"/>
    <w:rPr>
      <w:rFonts w:ascii="Verdana" w:hAnsi="Verdana"/>
      <w:color w:val="000000" w:themeColor="text1"/>
      <w:sz w:val="18"/>
      <w:lang w:val="en-US"/>
    </w:rPr>
  </w:style>
  <w:style w:type="numbering" w:customStyle="1" w:styleId="Simpleclause">
    <w:name w:val="Simple clause"/>
    <w:uiPriority w:val="99"/>
    <w:rsid w:val="00D46B97"/>
    <w:pPr>
      <w:numPr>
        <w:numId w:val="12"/>
      </w:numPr>
    </w:pPr>
  </w:style>
  <w:style w:type="numbering" w:customStyle="1" w:styleId="Simplelist2">
    <w:name w:val="Simple list 2"/>
    <w:basedOn w:val="Simpleclause"/>
    <w:uiPriority w:val="99"/>
    <w:rsid w:val="00D46B97"/>
    <w:pPr>
      <w:numPr>
        <w:numId w:val="13"/>
      </w:numPr>
    </w:pPr>
  </w:style>
  <w:style w:type="paragraph" w:customStyle="1" w:styleId="simplelist20">
    <w:name w:val="simple list 2"/>
    <w:basedOn w:val="Clausenoheader0"/>
    <w:link w:val="simplelist2Char"/>
    <w:qFormat/>
    <w:rsid w:val="00D46B97"/>
    <w:pPr>
      <w:keepNext w:val="0"/>
      <w:numPr>
        <w:ilvl w:val="1"/>
        <w:numId w:val="19"/>
      </w:numPr>
    </w:pPr>
    <w:rPr>
      <w:sz w:val="20"/>
    </w:rPr>
  </w:style>
  <w:style w:type="character" w:customStyle="1" w:styleId="simplelist2Char">
    <w:name w:val="simple list 2 Char"/>
    <w:basedOn w:val="ClausenoheaderChar"/>
    <w:link w:val="simplelist20"/>
    <w:rsid w:val="00D46B97"/>
    <w:rPr>
      <w:rFonts w:ascii="Verdana" w:hAnsi="Verdana"/>
      <w:color w:val="000000" w:themeColor="text1"/>
      <w:sz w:val="20"/>
      <w:lang w:val="en-US"/>
    </w:rPr>
  </w:style>
  <w:style w:type="paragraph" w:customStyle="1" w:styleId="Simplelist3">
    <w:name w:val="Simple list 3"/>
    <w:basedOn w:val="simplelist20"/>
    <w:link w:val="Simplelist3Char"/>
    <w:qFormat/>
    <w:rsid w:val="00D46B97"/>
    <w:pPr>
      <w:numPr>
        <w:ilvl w:val="2"/>
      </w:numPr>
    </w:pPr>
  </w:style>
  <w:style w:type="character" w:customStyle="1" w:styleId="Simplelist3Char">
    <w:name w:val="Simple list 3 Char"/>
    <w:basedOn w:val="simplelist2Char"/>
    <w:link w:val="Simplelist3"/>
    <w:rsid w:val="00D46B97"/>
    <w:rPr>
      <w:rFonts w:ascii="Verdana" w:hAnsi="Verdana"/>
      <w:color w:val="000000" w:themeColor="text1"/>
      <w:sz w:val="20"/>
      <w:lang w:val="en-US"/>
    </w:rPr>
  </w:style>
  <w:style w:type="paragraph" w:customStyle="1" w:styleId="Simplelist4">
    <w:name w:val="Simple list 4"/>
    <w:basedOn w:val="Simplelist3"/>
    <w:link w:val="Simplelist4Char"/>
    <w:qFormat/>
    <w:rsid w:val="00D46B97"/>
    <w:pPr>
      <w:numPr>
        <w:ilvl w:val="3"/>
      </w:numPr>
    </w:pPr>
  </w:style>
  <w:style w:type="character" w:customStyle="1" w:styleId="Simplelist4Char">
    <w:name w:val="Simple list 4 Char"/>
    <w:basedOn w:val="Simplelist3Char"/>
    <w:link w:val="Simplelist4"/>
    <w:rsid w:val="00D46B97"/>
    <w:rPr>
      <w:rFonts w:ascii="Verdana" w:hAnsi="Verdana"/>
      <w:color w:val="000000" w:themeColor="text1"/>
      <w:sz w:val="20"/>
      <w:lang w:val="en-US"/>
    </w:rPr>
  </w:style>
  <w:style w:type="table" w:customStyle="1" w:styleId="Schedules">
    <w:name w:val="Schedules"/>
    <w:basedOn w:val="TableNormal"/>
    <w:uiPriority w:val="99"/>
    <w:rsid w:val="00D46B97"/>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styleId="ListBullet">
    <w:name w:val="List Bullet"/>
    <w:basedOn w:val="Normal"/>
    <w:uiPriority w:val="99"/>
    <w:unhideWhenUsed/>
    <w:rsid w:val="002B393A"/>
    <w:pPr>
      <w:numPr>
        <w:numId w:val="6"/>
      </w:numPr>
      <w:contextualSpacing/>
    </w:pPr>
  </w:style>
  <w:style w:type="table" w:styleId="GridTable5Dark-Accent5">
    <w:name w:val="Grid Table 5 Dark Accent 5"/>
    <w:basedOn w:val="TableNormal"/>
    <w:uiPriority w:val="50"/>
    <w:rsid w:val="00D46B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D46B97"/>
    <w:rPr>
      <w:color w:val="2B579A"/>
      <w:shd w:val="clear" w:color="auto" w:fill="E1DFDD"/>
    </w:rPr>
  </w:style>
  <w:style w:type="paragraph" w:customStyle="1" w:styleId="SpecialTermsclauseheading">
    <w:name w:val="SpecialTerms clause heading"/>
    <w:link w:val="SpecialTermsclauseheadingChar"/>
    <w:qFormat/>
    <w:rsid w:val="00D46B97"/>
    <w:pPr>
      <w:keepNext/>
      <w:numPr>
        <w:numId w:val="19"/>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D46B97"/>
    <w:rPr>
      <w:rFonts w:ascii="Verdana" w:hAnsi="Verdana"/>
      <w:b/>
      <w:bCs/>
      <w:color w:val="000000" w:themeColor="text1"/>
      <w:sz w:val="20"/>
      <w:szCs w:val="20"/>
      <w:lang w:val="en-US"/>
    </w:rPr>
  </w:style>
  <w:style w:type="numbering" w:customStyle="1" w:styleId="ClauseNoHeader">
    <w:name w:val="Clause No Header"/>
    <w:uiPriority w:val="99"/>
    <w:rsid w:val="00D46B97"/>
    <w:pPr>
      <w:numPr>
        <w:numId w:val="8"/>
      </w:numPr>
    </w:pPr>
  </w:style>
  <w:style w:type="paragraph" w:customStyle="1" w:styleId="NoHeaderList2">
    <w:name w:val="No Header List 2"/>
    <w:basedOn w:val="List2"/>
    <w:link w:val="NoHeaderList2Char"/>
    <w:qFormat/>
    <w:rsid w:val="00D46B97"/>
    <w:pPr>
      <w:numPr>
        <w:numId w:val="17"/>
      </w:numPr>
    </w:pPr>
  </w:style>
  <w:style w:type="character" w:customStyle="1" w:styleId="NoHeaderList2Char">
    <w:name w:val="No Header List 2 Char"/>
    <w:basedOn w:val="List2Char"/>
    <w:link w:val="NoHeaderList2"/>
    <w:rsid w:val="00D46B97"/>
    <w:rPr>
      <w:rFonts w:ascii="Verdana" w:hAnsi="Verdana"/>
      <w:color w:val="000000" w:themeColor="text1"/>
      <w:sz w:val="18"/>
    </w:rPr>
  </w:style>
  <w:style w:type="paragraph" w:customStyle="1" w:styleId="NoHeaderList3">
    <w:name w:val="No Header List 3"/>
    <w:basedOn w:val="NoHeaderList2"/>
    <w:link w:val="NoHeaderList3Char"/>
    <w:qFormat/>
    <w:rsid w:val="00D46B97"/>
    <w:pPr>
      <w:numPr>
        <w:ilvl w:val="2"/>
      </w:numPr>
      <w:outlineLvl w:val="3"/>
    </w:pPr>
  </w:style>
  <w:style w:type="character" w:customStyle="1" w:styleId="List3Char">
    <w:name w:val="List 3 Char"/>
    <w:basedOn w:val="List2Char"/>
    <w:link w:val="List3"/>
    <w:uiPriority w:val="99"/>
    <w:rsid w:val="00D46B97"/>
    <w:rPr>
      <w:rFonts w:ascii="Verdana" w:hAnsi="Verdana"/>
      <w:color w:val="000000" w:themeColor="text1"/>
      <w:sz w:val="18"/>
    </w:rPr>
  </w:style>
  <w:style w:type="character" w:customStyle="1" w:styleId="NoHeaderList3Char">
    <w:name w:val="No Header List 3 Char"/>
    <w:basedOn w:val="List3Char"/>
    <w:link w:val="NoHeaderList3"/>
    <w:rsid w:val="00D46B97"/>
    <w:rPr>
      <w:rFonts w:ascii="Verdana" w:hAnsi="Verdana"/>
      <w:color w:val="000000" w:themeColor="text1"/>
      <w:sz w:val="18"/>
    </w:rPr>
  </w:style>
  <w:style w:type="paragraph" w:customStyle="1" w:styleId="NoHeaderList4">
    <w:name w:val="No Header List 4"/>
    <w:basedOn w:val="NoHeaderList3"/>
    <w:link w:val="NoHeaderList4Char"/>
    <w:qFormat/>
    <w:rsid w:val="00D46B97"/>
    <w:pPr>
      <w:numPr>
        <w:ilvl w:val="3"/>
      </w:numPr>
      <w:outlineLvl w:val="4"/>
    </w:pPr>
  </w:style>
  <w:style w:type="character" w:customStyle="1" w:styleId="List4Char">
    <w:name w:val="List 4 Char"/>
    <w:basedOn w:val="List3Char"/>
    <w:link w:val="List4"/>
    <w:uiPriority w:val="99"/>
    <w:rsid w:val="00D46B97"/>
    <w:rPr>
      <w:rFonts w:ascii="Verdana" w:hAnsi="Verdana"/>
      <w:color w:val="000000" w:themeColor="text1"/>
      <w:sz w:val="18"/>
    </w:rPr>
  </w:style>
  <w:style w:type="character" w:customStyle="1" w:styleId="NoHeaderList4Char">
    <w:name w:val="No Header List 4 Char"/>
    <w:basedOn w:val="List4Char"/>
    <w:link w:val="NoHeaderList4"/>
    <w:rsid w:val="00D46B97"/>
    <w:rPr>
      <w:rFonts w:ascii="Verdana" w:hAnsi="Verdana"/>
      <w:color w:val="000000" w:themeColor="text1"/>
      <w:sz w:val="18"/>
    </w:rPr>
  </w:style>
  <w:style w:type="table" w:customStyle="1" w:styleId="ContractDetailsTable">
    <w:name w:val="Contract Details Table"/>
    <w:basedOn w:val="TableNormal"/>
    <w:uiPriority w:val="99"/>
    <w:rsid w:val="00D46B97"/>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 w:type="numbering" w:customStyle="1" w:styleId="ListParties">
    <w:name w:val="List Parties"/>
    <w:uiPriority w:val="99"/>
    <w:rsid w:val="00D46B97"/>
    <w:pPr>
      <w:numPr>
        <w:numId w:val="11"/>
      </w:numPr>
    </w:pPr>
  </w:style>
  <w:style w:type="character" w:customStyle="1" w:styleId="wacimagecontainer">
    <w:name w:val="wacimagecontainer"/>
    <w:basedOn w:val="DefaultParagraphFont"/>
    <w:rsid w:val="00BC0BC2"/>
  </w:style>
  <w:style w:type="character" w:styleId="PlaceholderText">
    <w:name w:val="Placeholder Text"/>
    <w:basedOn w:val="DefaultParagraphFont"/>
    <w:uiPriority w:val="99"/>
    <w:semiHidden/>
    <w:rsid w:val="009920EB"/>
    <w:rPr>
      <w:color w:val="666666"/>
    </w:rPr>
  </w:style>
  <w:style w:type="paragraph" w:customStyle="1" w:styleId="normalweb">
    <w:name w:val="normalweb"/>
    <w:basedOn w:val="Normal"/>
    <w:rsid w:val="009920EB"/>
    <w:pPr>
      <w:spacing w:before="100" w:beforeAutospacing="1" w:after="100" w:afterAutospacing="1" w:line="240" w:lineRule="auto"/>
      <w:jc w:val="left"/>
    </w:pPr>
    <w:rPr>
      <w:rFonts w:ascii="Times New Roman" w:eastAsia="Times New Roman" w:hAnsi="Times New Roman" w:cs="Times New Roman"/>
      <w:color w:val="auto"/>
      <w:kern w:val="0"/>
      <w:sz w:val="24"/>
      <w:szCs w:val="24"/>
      <w:lang w:eastAsia="en-NZ"/>
      <w14:ligatures w14:val="none"/>
    </w:rPr>
  </w:style>
  <w:style w:type="character" w:customStyle="1" w:styleId="sbc759eb9">
    <w:name w:val="s_bc759eb9"/>
    <w:basedOn w:val="DefaultParagraphFont"/>
    <w:rsid w:val="009920EB"/>
  </w:style>
  <w:style w:type="character" w:customStyle="1" w:styleId="s7bfe6d05">
    <w:name w:val="s_7bfe6d05"/>
    <w:basedOn w:val="DefaultParagraphFont"/>
    <w:rsid w:val="00992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489707">
      <w:bodyDiv w:val="1"/>
      <w:marLeft w:val="0"/>
      <w:marRight w:val="0"/>
      <w:marTop w:val="0"/>
      <w:marBottom w:val="0"/>
      <w:divBdr>
        <w:top w:val="none" w:sz="0" w:space="0" w:color="auto"/>
        <w:left w:val="none" w:sz="0" w:space="0" w:color="auto"/>
        <w:bottom w:val="none" w:sz="0" w:space="0" w:color="auto"/>
        <w:right w:val="none" w:sz="0" w:space="0" w:color="auto"/>
      </w:divBdr>
    </w:div>
    <w:div w:id="147109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yperlink" Target="mailto:invoices@auckland.ac.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_Flow_SignoffStatus xmlns="9fbfc688-d600-411b-bc3a-d1485d95ae30" xsi:nil="true"/>
    <Topic xmlns="9fbfc688-d600-411b-bc3a-d1485d95ae3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5e9cd7a-283a-407b-9b45-84d2c2056e08"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4C5344-A2F6-4790-B9CE-D92A7E8B2E18}">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2.xml><?xml version="1.0" encoding="utf-8"?>
<ds:datastoreItem xmlns:ds="http://schemas.openxmlformats.org/officeDocument/2006/customXml" ds:itemID="{58254298-CC6A-45DB-8272-2454251B9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7D37A6-D69B-4C32-B200-C5A20FC9A635}">
  <ds:schemaRefs>
    <ds:schemaRef ds:uri="Microsoft.SharePoint.Taxonomy.ContentTypeSync"/>
  </ds:schemaRefs>
</ds:datastoreItem>
</file>

<file path=customXml/itemProps4.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customXml/itemProps5.xml><?xml version="1.0" encoding="utf-8"?>
<ds:datastoreItem xmlns:ds="http://schemas.openxmlformats.org/officeDocument/2006/customXml" ds:itemID="{6EFE3B3E-B6A8-4C37-A8A7-DA983801D67E}">
  <ds:schemaRefs>
    <ds:schemaRef ds:uri="http://schemas.microsoft.com/sharepoint/v3/contenttype/forms"/>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7533</Words>
  <Characters>40754</Characters>
  <Application>Microsoft Office Word</Application>
  <DocSecurity>0</DocSecurity>
  <Lines>1358</Lines>
  <Paragraphs>611</Paragraphs>
  <ScaleCrop>false</ScaleCrop>
  <Company/>
  <LinksUpToDate>false</LinksUpToDate>
  <CharactersWithSpaces>47676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56</cp:revision>
  <cp:lastPrinted>2024-06-14T16:53:00Z</cp:lastPrinted>
  <dcterms:created xsi:type="dcterms:W3CDTF">2025-05-09T13:54:00Z</dcterms:created>
  <dcterms:modified xsi:type="dcterms:W3CDTF">2026-04-15T04:07:00Z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GrammarlyDocumentId">
    <vt:lpwstr>97c2c37f-01c0-4a7e-af3e-b11a744372f4</vt:lpwstr>
  </property>
</Properties>
</file>